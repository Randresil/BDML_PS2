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89AD0" w14:textId="06323C9C" w:rsidR="009B0069" w:rsidRPr="006C63A4" w:rsidRDefault="009B0069" w:rsidP="0021514C">
      <w:pPr>
        <w:spacing w:after="0" w:line="240" w:lineRule="auto"/>
        <w:rPr>
          <w:rStyle w:val="normaltextrun"/>
          <w:rFonts w:ascii="Times New Roman" w:hAnsi="Times New Roman" w:cs="Times New Roman"/>
          <w:b/>
          <w:color w:val="000000" w:themeColor="text1"/>
          <w:sz w:val="44"/>
          <w:szCs w:val="44"/>
          <w:shd w:val="clear" w:color="auto" w:fill="FFFFFF"/>
        </w:rPr>
      </w:pPr>
      <w:r w:rsidRPr="006C63A4">
        <w:rPr>
          <w:rFonts w:ascii="Times New Roman" w:hAnsi="Times New Roman" w:cs="Times New Roman"/>
          <w:b/>
          <w:noProof/>
          <w:color w:val="000000" w:themeColor="text1"/>
          <w:sz w:val="44"/>
          <w:szCs w:val="44"/>
        </w:rPr>
        <mc:AlternateContent>
          <mc:Choice Requires="wps">
            <w:drawing>
              <wp:anchor distT="0" distB="0" distL="114300" distR="114300" simplePos="0" relativeHeight="251658240" behindDoc="0" locked="0" layoutInCell="1" allowOverlap="1" wp14:anchorId="2F12CF28" wp14:editId="7FA2090B">
                <wp:simplePos x="0" y="0"/>
                <wp:positionH relativeFrom="column">
                  <wp:posOffset>3872865</wp:posOffset>
                </wp:positionH>
                <wp:positionV relativeFrom="paragraph">
                  <wp:posOffset>-747395</wp:posOffset>
                </wp:positionV>
                <wp:extent cx="2562225" cy="1009650"/>
                <wp:effectExtent l="0" t="0" r="28575" b="19050"/>
                <wp:wrapNone/>
                <wp:docPr id="5" name="Rectángulo 5"/>
                <wp:cNvGraphicFramePr/>
                <a:graphic xmlns:a="http://schemas.openxmlformats.org/drawingml/2006/main">
                  <a:graphicData uri="http://schemas.microsoft.com/office/word/2010/wordprocessingShape">
                    <wps:wsp>
                      <wps:cNvSpPr/>
                      <wps:spPr>
                        <a:xfrm>
                          <a:off x="0" y="0"/>
                          <a:ext cx="2562225" cy="1009650"/>
                        </a:xfrm>
                        <a:prstGeom prst="rect">
                          <a:avLst/>
                        </a:prstGeom>
                      </wps:spPr>
                      <wps:style>
                        <a:lnRef idx="3">
                          <a:schemeClr val="lt1"/>
                        </a:lnRef>
                        <a:fillRef idx="1">
                          <a:schemeClr val="accent4"/>
                        </a:fillRef>
                        <a:effectRef idx="1">
                          <a:schemeClr val="accent4"/>
                        </a:effectRef>
                        <a:fontRef idx="minor">
                          <a:schemeClr val="lt1"/>
                        </a:fontRef>
                      </wps:style>
                      <wps:txbx>
                        <w:txbxContent>
                          <w:p w14:paraId="7D40CDAC" w14:textId="77777777" w:rsidR="009B0069" w:rsidRDefault="009B0069" w:rsidP="009B0069">
                            <w:pPr>
                              <w:jc w:val="center"/>
                            </w:pPr>
                            <w:r>
                              <w:rPr>
                                <w:rFonts w:ascii="Arial" w:hAnsi="Arial" w:cs="Arial"/>
                                <w:b/>
                                <w:bCs/>
                                <w:noProof/>
                                <w:color w:val="061F57"/>
                                <w:sz w:val="52"/>
                                <w:szCs w:val="52"/>
                              </w:rPr>
                              <w:drawing>
                                <wp:inline distT="0" distB="0" distL="0" distR="0" wp14:anchorId="5D762244" wp14:editId="198C3001">
                                  <wp:extent cx="2331720" cy="902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1720" cy="902335"/>
                                          </a:xfrm>
                                          <a:prstGeom prst="rect">
                                            <a:avLst/>
                                          </a:prstGeom>
                                          <a:noFill/>
                                          <a:ln>
                                            <a:noFill/>
                                          </a:ln>
                                        </pic:spPr>
                                      </pic:pic>
                                    </a:graphicData>
                                  </a:graphic>
                                </wp:inline>
                              </w:drawing>
                            </w:r>
                            <w:r>
                              <w:rPr>
                                <w:rFonts w:ascii="Calibri" w:hAnsi="Calibri" w:cs="Calibri"/>
                                <w:b/>
                                <w:bCs/>
                                <w:color w:val="082A75"/>
                                <w:sz w:val="28"/>
                                <w:szCs w:val="28"/>
                                <w:shd w:val="clear" w:color="auto" w:fill="FFFFFF"/>
                                <w:lang w:val="en-US"/>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2CF28" id="Rectángulo 5" o:spid="_x0000_s1026" style="position:absolute;margin-left:304.95pt;margin-top:-58.85pt;width:201.75pt;height: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" fillcolor="#ffc000 [3207]" strokecolor="white [3201]" strokeweight="1.5pt">
                <v:textbox>
                  <w:txbxContent>
                    <w:p w14:paraId="7D40CDAC" w14:textId="77777777" w:rsidR="009B0069" w:rsidRDefault="009B0069" w:rsidP="009B0069">
                      <w:pPr>
                        <w:jc w:val="center"/>
                      </w:pPr>
                      <w:r>
                        <w:rPr>
                          <w:rFonts w:ascii="Arial" w:hAnsi="Arial" w:cs="Arial"/>
                          <w:b/>
                          <w:bCs/>
                          <w:noProof/>
                          <w:color w:val="061F57"/>
                          <w:sz w:val="52"/>
                          <w:szCs w:val="52"/>
                        </w:rPr>
                        <w:drawing>
                          <wp:inline distT="0" distB="0" distL="0" distR="0" wp14:anchorId="5D762244" wp14:editId="198C3001">
                            <wp:extent cx="2331720" cy="902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1720" cy="902335"/>
                                    </a:xfrm>
                                    <a:prstGeom prst="rect">
                                      <a:avLst/>
                                    </a:prstGeom>
                                    <a:noFill/>
                                    <a:ln>
                                      <a:noFill/>
                                    </a:ln>
                                  </pic:spPr>
                                </pic:pic>
                              </a:graphicData>
                            </a:graphic>
                          </wp:inline>
                        </w:drawing>
                      </w:r>
                      <w:r>
                        <w:rPr>
                          <w:rFonts w:ascii="Calibri" w:hAnsi="Calibri" w:cs="Calibri"/>
                          <w:b/>
                          <w:bCs/>
                          <w:color w:val="082A75"/>
                          <w:sz w:val="28"/>
                          <w:szCs w:val="28"/>
                          <w:shd w:val="clear" w:color="auto" w:fill="FFFFFF"/>
                          <w:lang w:val="en-US"/>
                        </w:rPr>
                        <w:br/>
                      </w:r>
                    </w:p>
                  </w:txbxContent>
                </v:textbox>
              </v:rect>
            </w:pict>
          </mc:Fallback>
        </mc:AlternateContent>
      </w:r>
      <w:r w:rsidRPr="006C63A4">
        <w:rPr>
          <w:rStyle w:val="normaltextrun"/>
          <w:rFonts w:ascii="Times New Roman" w:hAnsi="Times New Roman" w:cs="Times New Roman"/>
          <w:caps/>
          <w:color w:val="000000" w:themeColor="text1"/>
          <w:sz w:val="24"/>
          <w:szCs w:val="24"/>
          <w:shd w:val="clear" w:color="auto" w:fill="FFFFFF"/>
        </w:rPr>
        <w:t>[30 de noviembre 2023]</w:t>
      </w:r>
      <w:r w:rsidRPr="006C63A4">
        <w:rPr>
          <w:rStyle w:val="eop"/>
          <w:rFonts w:ascii="Times New Roman" w:hAnsi="Times New Roman" w:cs="Times New Roman"/>
          <w:color w:val="000000" w:themeColor="text1"/>
          <w:sz w:val="24"/>
          <w:szCs w:val="24"/>
          <w:shd w:val="clear" w:color="auto" w:fill="FFFFFF"/>
        </w:rPr>
        <w:t> </w:t>
      </w:r>
    </w:p>
    <w:p w14:paraId="2EE80B8F" w14:textId="3FC75B6C" w:rsidR="009B0069" w:rsidRPr="006C63A4" w:rsidRDefault="009B0069" w:rsidP="0021514C">
      <w:pPr>
        <w:spacing w:after="0" w:line="240" w:lineRule="auto"/>
        <w:rPr>
          <w:rFonts w:ascii="Times New Roman" w:hAnsi="Times New Roman" w:cs="Times New Roman"/>
          <w:color w:val="000000" w:themeColor="text1"/>
          <w:sz w:val="20"/>
          <w:szCs w:val="20"/>
        </w:rPr>
      </w:pPr>
      <w:r w:rsidRPr="006C63A4">
        <w:rPr>
          <w:rStyle w:val="normaltextrun"/>
          <w:rFonts w:ascii="Times New Roman" w:hAnsi="Times New Roman" w:cs="Times New Roman"/>
          <w:b/>
          <w:color w:val="000000" w:themeColor="text1"/>
          <w:sz w:val="44"/>
          <w:szCs w:val="44"/>
          <w:shd w:val="clear" w:color="auto" w:fill="FFFFFF"/>
        </w:rPr>
        <w:t>[</w:t>
      </w:r>
      <w:proofErr w:type="spellStart"/>
      <w:r w:rsidRPr="006C63A4">
        <w:rPr>
          <w:rStyle w:val="normaltextrun"/>
          <w:rFonts w:ascii="Times New Roman" w:hAnsi="Times New Roman" w:cs="Times New Roman"/>
          <w:b/>
          <w:color w:val="000000" w:themeColor="text1"/>
          <w:sz w:val="44"/>
          <w:szCs w:val="44"/>
          <w:shd w:val="clear" w:color="auto" w:fill="FFFFFF"/>
        </w:rPr>
        <w:t>Problem</w:t>
      </w:r>
      <w:proofErr w:type="spellEnd"/>
      <w:r w:rsidRPr="006C63A4">
        <w:rPr>
          <w:rStyle w:val="normaltextrun"/>
          <w:rFonts w:ascii="Times New Roman" w:hAnsi="Times New Roman" w:cs="Times New Roman"/>
          <w:b/>
          <w:color w:val="000000" w:themeColor="text1"/>
          <w:sz w:val="44"/>
          <w:szCs w:val="44"/>
          <w:shd w:val="clear" w:color="auto" w:fill="FFFFFF"/>
        </w:rPr>
        <w:t xml:space="preserve"> Set #2]</w:t>
      </w:r>
      <w:r w:rsidRPr="006C63A4">
        <w:rPr>
          <w:rStyle w:val="eop"/>
          <w:rFonts w:ascii="Times New Roman" w:hAnsi="Times New Roman" w:cs="Times New Roman"/>
          <w:color w:val="000000" w:themeColor="text1"/>
          <w:sz w:val="44"/>
          <w:szCs w:val="44"/>
          <w:shd w:val="clear" w:color="auto" w:fill="FFFFFF"/>
        </w:rPr>
        <w:t> </w:t>
      </w:r>
    </w:p>
    <w:p w14:paraId="1710394E" w14:textId="72AA010A" w:rsidR="009B0069" w:rsidRPr="003B49E9" w:rsidRDefault="009B0069" w:rsidP="0021514C">
      <w:pPr>
        <w:spacing w:after="0" w:line="240" w:lineRule="auto"/>
        <w:jc w:val="both"/>
        <w:rPr>
          <w:rFonts w:ascii="Times New Roman" w:hAnsi="Times New Roman" w:cs="Times New Roman"/>
          <w:color w:val="000000" w:themeColor="text1"/>
        </w:rPr>
      </w:pPr>
      <w:r w:rsidRPr="003B49E9">
        <w:rPr>
          <w:rStyle w:val="normaltextrun"/>
          <w:rFonts w:ascii="Times New Roman" w:hAnsi="Times New Roman" w:cs="Times New Roman"/>
          <w:b/>
          <w:color w:val="000000" w:themeColor="text1"/>
          <w:sz w:val="24"/>
          <w:szCs w:val="24"/>
          <w:shd w:val="clear" w:color="auto" w:fill="FFFFFF"/>
        </w:rPr>
        <w:t>Por: [</w:t>
      </w:r>
      <w:r w:rsidR="00422578" w:rsidRPr="003B49E9">
        <w:rPr>
          <w:rStyle w:val="normaltextrun"/>
          <w:rFonts w:ascii="Times New Roman" w:hAnsi="Times New Roman" w:cs="Times New Roman"/>
          <w:b/>
          <w:color w:val="000000" w:themeColor="text1"/>
          <w:sz w:val="24"/>
          <w:szCs w:val="24"/>
          <w:shd w:val="clear" w:color="auto" w:fill="FFFFFF"/>
        </w:rPr>
        <w:t>Andrés C</w:t>
      </w:r>
      <w:r w:rsidR="003B49E9" w:rsidRPr="003B49E9">
        <w:rPr>
          <w:rStyle w:val="normaltextrun"/>
          <w:rFonts w:ascii="Times New Roman" w:hAnsi="Times New Roman" w:cs="Times New Roman"/>
          <w:b/>
          <w:color w:val="000000" w:themeColor="text1"/>
          <w:sz w:val="24"/>
          <w:szCs w:val="24"/>
          <w:shd w:val="clear" w:color="auto" w:fill="FFFFFF"/>
        </w:rPr>
        <w:t xml:space="preserve">havarro, Ricardo Silva, Federico Camacho &amp; </w:t>
      </w:r>
      <w:r w:rsidRPr="003B49E9">
        <w:rPr>
          <w:rStyle w:val="normaltextrun"/>
          <w:rFonts w:ascii="Times New Roman" w:hAnsi="Times New Roman" w:cs="Times New Roman"/>
          <w:b/>
          <w:color w:val="000000" w:themeColor="text1"/>
          <w:sz w:val="24"/>
          <w:szCs w:val="24"/>
          <w:shd w:val="clear" w:color="auto" w:fill="FFFFFF"/>
        </w:rPr>
        <w:t>Juan David Vélez Pérez]</w:t>
      </w:r>
      <w:r w:rsidRPr="003B49E9">
        <w:rPr>
          <w:rStyle w:val="eop"/>
          <w:rFonts w:ascii="Times New Roman" w:hAnsi="Times New Roman" w:cs="Times New Roman"/>
          <w:color w:val="000000" w:themeColor="text1"/>
          <w:sz w:val="24"/>
          <w:szCs w:val="24"/>
          <w:shd w:val="clear" w:color="auto" w:fill="FFFFFF"/>
        </w:rPr>
        <w:t> </w:t>
      </w:r>
    </w:p>
    <w:p w14:paraId="64731C55" w14:textId="4E27E5F1" w:rsidR="009B0069" w:rsidRPr="00E864E4" w:rsidRDefault="009B0069" w:rsidP="0021514C">
      <w:pPr>
        <w:spacing w:after="0" w:line="240" w:lineRule="auto"/>
        <w:jc w:val="both"/>
        <w:rPr>
          <w:rStyle w:val="eop"/>
          <w:rFonts w:ascii="Arial" w:hAnsi="Arial" w:cs="Arial"/>
          <w:b/>
          <w:color w:val="000000" w:themeColor="text1"/>
          <w:sz w:val="28"/>
          <w:szCs w:val="28"/>
          <w:shd w:val="clear" w:color="auto" w:fill="FFFFFF"/>
        </w:rPr>
      </w:pPr>
      <w:r w:rsidRPr="00E864E4">
        <w:rPr>
          <w:rStyle w:val="normaltextrun"/>
          <w:rFonts w:ascii="Arial" w:hAnsi="Arial" w:cs="Arial"/>
          <w:b/>
          <w:color w:val="000000" w:themeColor="text1"/>
          <w:sz w:val="28"/>
          <w:szCs w:val="28"/>
          <w:shd w:val="clear" w:color="auto" w:fill="FFFFFF"/>
        </w:rPr>
        <w:t>[</w:t>
      </w:r>
      <w:r w:rsidR="003B49E9" w:rsidRPr="00E864E4">
        <w:rPr>
          <w:rStyle w:val="normaltextrun"/>
          <w:rFonts w:ascii="Arial" w:hAnsi="Arial" w:cs="Arial"/>
          <w:b/>
          <w:color w:val="000000" w:themeColor="text1"/>
          <w:sz w:val="28"/>
          <w:szCs w:val="28"/>
          <w:shd w:val="clear" w:color="auto" w:fill="FFFFFF"/>
        </w:rPr>
        <w:t>Introducción</w:t>
      </w:r>
      <w:r w:rsidRPr="00E864E4">
        <w:rPr>
          <w:rStyle w:val="normaltextrun"/>
          <w:rFonts w:ascii="Arial" w:hAnsi="Arial" w:cs="Arial"/>
          <w:b/>
          <w:color w:val="000000" w:themeColor="text1"/>
          <w:sz w:val="28"/>
          <w:szCs w:val="28"/>
          <w:shd w:val="clear" w:color="auto" w:fill="FFFFFF"/>
        </w:rPr>
        <w:t>]</w:t>
      </w:r>
      <w:r w:rsidRPr="00E864E4">
        <w:rPr>
          <w:rStyle w:val="eop"/>
          <w:rFonts w:ascii="Arial" w:hAnsi="Arial" w:cs="Arial"/>
          <w:color w:val="000000" w:themeColor="text1"/>
          <w:sz w:val="28"/>
          <w:szCs w:val="28"/>
          <w:shd w:val="clear" w:color="auto" w:fill="FFFFFF"/>
        </w:rPr>
        <w:t> </w:t>
      </w:r>
    </w:p>
    <w:p w14:paraId="67E7BE77" w14:textId="02CAB002" w:rsidR="0004FD3D" w:rsidRDefault="11A73945"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En este trabajo, nos basamos en las regresiones hedónicas y buscamos mejorar la precisión de las predicciones en nuevas bases de datos. Nuestro objetivo principal es ajustar los precios de viviendas en Bogotá</w:t>
      </w:r>
      <w:r>
        <w:rPr>
          <w:rFonts w:ascii="Times New Roman" w:eastAsia="Times New Roman" w:hAnsi="Times New Roman" w:cs="Times New Roman"/>
          <w:sz w:val="24"/>
          <w:szCs w:val="24"/>
        </w:rPr>
        <w:t>, para el barrio de Chapinero,</w:t>
      </w:r>
      <w:r w:rsidRPr="3730C006">
        <w:rPr>
          <w:rFonts w:ascii="Times New Roman" w:eastAsia="Times New Roman" w:hAnsi="Times New Roman" w:cs="Times New Roman"/>
          <w:sz w:val="24"/>
          <w:szCs w:val="24"/>
        </w:rPr>
        <w:t xml:space="preserve"> utilizando diversas metodologías predictivas. Exploramos características observables de las viviendas, que van desde sus atributos físicos hasta sus condiciones contextuales y situacionales. Según la literatura sobre los determinantes de los precios de viviendas, sabemos que el precio de una vivienda depende tanto de sus características internas como del entorno en el que se encuentra. La regresión hedónica, introducida por </w:t>
      </w:r>
      <w:proofErr w:type="spellStart"/>
      <w:r w:rsidRPr="3730C006">
        <w:rPr>
          <w:rFonts w:ascii="Times New Roman" w:eastAsia="Times New Roman" w:hAnsi="Times New Roman" w:cs="Times New Roman"/>
          <w:sz w:val="24"/>
          <w:szCs w:val="24"/>
        </w:rPr>
        <w:t>Rider</w:t>
      </w:r>
      <w:proofErr w:type="spellEnd"/>
      <w:r w:rsidRPr="3730C006">
        <w:rPr>
          <w:rFonts w:ascii="Times New Roman" w:eastAsia="Times New Roman" w:hAnsi="Times New Roman" w:cs="Times New Roman"/>
          <w:sz w:val="24"/>
          <w:szCs w:val="24"/>
        </w:rPr>
        <w:t xml:space="preserve"> y Henning en 1997 en St. Louis, Estados Unidos, sirve como base para la idea de explorar otros factores del entorno y el vecindario, incluyendo la contaminación del aire, como determinantes del precio de las viviendas.</w:t>
      </w:r>
      <w:r w:rsidRPr="4CCF9701">
        <w:rPr>
          <w:rFonts w:ascii="Times New Roman" w:eastAsia="Times New Roman" w:hAnsi="Times New Roman" w:cs="Times New Roman"/>
          <w:sz w:val="24"/>
          <w:szCs w:val="24"/>
        </w:rPr>
        <w:t xml:space="preserve"> </w:t>
      </w:r>
    </w:p>
    <w:p w14:paraId="4F988975" w14:textId="78995D41" w:rsidR="2620407A" w:rsidRDefault="11A73945" w:rsidP="0021514C">
      <w:pPr>
        <w:spacing w:after="0" w:line="240" w:lineRule="auto"/>
        <w:rPr>
          <w:rFonts w:ascii="Times New Roman" w:eastAsia="Times New Roman" w:hAnsi="Times New Roman" w:cs="Times New Roman"/>
          <w:b/>
          <w:sz w:val="24"/>
          <w:szCs w:val="24"/>
        </w:rPr>
      </w:pPr>
      <w:r w:rsidRPr="21566CA5">
        <w:rPr>
          <w:rFonts w:ascii="Times New Roman" w:eastAsia="Times New Roman" w:hAnsi="Times New Roman" w:cs="Times New Roman"/>
          <w:b/>
          <w:sz w:val="24"/>
          <w:szCs w:val="24"/>
        </w:rPr>
        <w:t>Metodología</w:t>
      </w:r>
    </w:p>
    <w:p w14:paraId="68DF343B" w14:textId="624F8085" w:rsidR="0004FD3D" w:rsidRDefault="11A73945" w:rsidP="0021514C">
      <w:pPr>
        <w:spacing w:after="0" w:line="240" w:lineRule="auto"/>
        <w:jc w:val="both"/>
      </w:pPr>
      <w:r w:rsidRPr="3730C006">
        <w:rPr>
          <w:rFonts w:ascii="Times New Roman" w:eastAsia="Times New Roman" w:hAnsi="Times New Roman" w:cs="Times New Roman"/>
          <w:sz w:val="24"/>
          <w:szCs w:val="24"/>
        </w:rPr>
        <w:t xml:space="preserve">Dado que no teníamos datos sobre la contaminación del aire, optamos por incorporar los efectos de la ubicación y el entorno mediante el uso de datos espaciales. Creamos variables de distancia a diversas instituciones privadas y bienes públicos para comprender mejor la estructura de los precios de las viviendas en Bogotá. Utilizamos datos de </w:t>
      </w:r>
      <w:proofErr w:type="spellStart"/>
      <w:r w:rsidRPr="3730C006">
        <w:rPr>
          <w:rFonts w:ascii="Times New Roman" w:eastAsia="Times New Roman" w:hAnsi="Times New Roman" w:cs="Times New Roman"/>
          <w:sz w:val="24"/>
          <w:szCs w:val="24"/>
        </w:rPr>
        <w:t>OpenMap</w:t>
      </w:r>
      <w:proofErr w:type="spellEnd"/>
      <w:r w:rsidRPr="3730C006">
        <w:rPr>
          <w:rFonts w:ascii="Times New Roman" w:eastAsia="Times New Roman" w:hAnsi="Times New Roman" w:cs="Times New Roman"/>
          <w:sz w:val="24"/>
          <w:szCs w:val="24"/>
        </w:rPr>
        <w:t xml:space="preserve"> Street y la biblioteca de R para calcular las distancias a puntos de interés como los Comandos de Atención Inmediata (CAI), estaciones de autobús, parques</w:t>
      </w:r>
      <w:r>
        <w:rPr>
          <w:rFonts w:ascii="Times New Roman" w:eastAsia="Times New Roman" w:hAnsi="Times New Roman" w:cs="Times New Roman"/>
          <w:sz w:val="24"/>
          <w:szCs w:val="24"/>
        </w:rPr>
        <w:t xml:space="preserve">, </w:t>
      </w:r>
      <w:r w:rsidRPr="3730C006">
        <w:rPr>
          <w:rFonts w:ascii="Times New Roman" w:eastAsia="Times New Roman" w:hAnsi="Times New Roman" w:cs="Times New Roman"/>
          <w:sz w:val="24"/>
          <w:szCs w:val="24"/>
        </w:rPr>
        <w:t>bares</w:t>
      </w:r>
      <w:r>
        <w:rPr>
          <w:rFonts w:ascii="Times New Roman" w:eastAsia="Times New Roman" w:hAnsi="Times New Roman" w:cs="Times New Roman"/>
          <w:sz w:val="24"/>
          <w:szCs w:val="24"/>
        </w:rPr>
        <w:t>, entre otros</w:t>
      </w:r>
      <w:r w:rsidRPr="3730C006">
        <w:rPr>
          <w:rFonts w:ascii="Times New Roman" w:eastAsia="Times New Roman" w:hAnsi="Times New Roman" w:cs="Times New Roman"/>
          <w:sz w:val="24"/>
          <w:szCs w:val="24"/>
        </w:rPr>
        <w:t>. Nuestra hipótesis fue que la proximidad a estos lugares podría influir en el precio de las viviendas. Por ejemplo, esperábamos que una mayor cercanía a los CAI se relacionara con precios más altos debido a la mayor seguridad percibida. Del mismo modo, esperábamos que la proximidad a las estaciones de autobús influyera en los precios debido a la facilidad de transporte.</w:t>
      </w:r>
    </w:p>
    <w:p w14:paraId="0B2CCDBF" w14:textId="7849B79F" w:rsidR="0004FD3D" w:rsidRDefault="11A73945" w:rsidP="0021514C">
      <w:pPr>
        <w:spacing w:after="0" w:line="240" w:lineRule="auto"/>
        <w:jc w:val="both"/>
      </w:pPr>
      <w:r w:rsidRPr="3730C006">
        <w:rPr>
          <w:rFonts w:ascii="Times New Roman" w:eastAsia="Times New Roman" w:hAnsi="Times New Roman" w:cs="Times New Roman"/>
          <w:sz w:val="24"/>
          <w:szCs w:val="24"/>
        </w:rPr>
        <w:t>También consideramos atributos específicos de las viviendas, como el número de habitaciones, baños, si se trata de una casa o un apartamento, la presencia de parqueadero, terraza, entre otros. Estos atributos se extrajeron de</w:t>
      </w:r>
      <w:r>
        <w:rPr>
          <w:rFonts w:ascii="Times New Roman" w:eastAsia="Times New Roman" w:hAnsi="Times New Roman" w:cs="Times New Roman"/>
          <w:sz w:val="24"/>
          <w:szCs w:val="24"/>
        </w:rPr>
        <w:t>l título y las descripciones de las observaciones</w:t>
      </w:r>
      <w:r w:rsidRPr="3730C006">
        <w:rPr>
          <w:rFonts w:ascii="Times New Roman" w:eastAsia="Times New Roman" w:hAnsi="Times New Roman" w:cs="Times New Roman"/>
          <w:sz w:val="24"/>
          <w:szCs w:val="24"/>
        </w:rPr>
        <w:t xml:space="preserve"> y se utilizaron en un conjunto de datos de entrenamiento con 38,644 observaciones. Posteriormente, probamos nuestros modelos predictivos en un conjunto de datos de prueba que no contenía información de precios, pero incluía todas las demás características para predecir los precios de las viviendas.</w:t>
      </w:r>
    </w:p>
    <w:p w14:paraId="7517D398" w14:textId="01EC834A" w:rsidR="0004FD3D" w:rsidRDefault="11A73945" w:rsidP="0021514C">
      <w:pPr>
        <w:spacing w:after="0" w:line="240" w:lineRule="auto"/>
        <w:jc w:val="both"/>
        <w:rPr>
          <w:rFonts w:ascii="Times New Roman" w:eastAsia="Times New Roman" w:hAnsi="Times New Roman" w:cs="Times New Roman"/>
          <w:b/>
          <w:sz w:val="24"/>
          <w:szCs w:val="24"/>
        </w:rPr>
      </w:pPr>
      <w:r w:rsidRPr="44A882AC">
        <w:rPr>
          <w:rFonts w:ascii="Times New Roman" w:eastAsia="Times New Roman" w:hAnsi="Times New Roman" w:cs="Times New Roman"/>
          <w:b/>
          <w:sz w:val="24"/>
          <w:szCs w:val="24"/>
        </w:rPr>
        <w:t xml:space="preserve">Modelos Predictivos: </w:t>
      </w:r>
    </w:p>
    <w:p w14:paraId="2BF5866D" w14:textId="4F19CEB9" w:rsidR="0004FD3D" w:rsidRDefault="11A73945"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Utilizamos varias metodologías diferentes en nuestros modelos predictivos. Comenzamos con </w:t>
      </w:r>
      <w:r>
        <w:rPr>
          <w:rFonts w:ascii="Times New Roman" w:eastAsia="Times New Roman" w:hAnsi="Times New Roman" w:cs="Times New Roman"/>
          <w:sz w:val="24"/>
          <w:szCs w:val="24"/>
        </w:rPr>
        <w:t xml:space="preserve">métodos de </w:t>
      </w:r>
      <w:r w:rsidRPr="3730C006">
        <w:rPr>
          <w:rFonts w:ascii="Times New Roman" w:eastAsia="Times New Roman" w:hAnsi="Times New Roman" w:cs="Times New Roman"/>
          <w:sz w:val="24"/>
          <w:szCs w:val="24"/>
        </w:rPr>
        <w:t xml:space="preserve">regularización, incluyendo regresiones con penalizaciones tipo </w:t>
      </w:r>
      <w:r>
        <w:rPr>
          <w:rFonts w:ascii="Times New Roman" w:eastAsia="Times New Roman" w:hAnsi="Times New Roman" w:cs="Times New Roman"/>
          <w:sz w:val="24"/>
          <w:szCs w:val="24"/>
        </w:rPr>
        <w:t>R</w:t>
      </w:r>
      <w:r w:rsidRPr="3730C006">
        <w:rPr>
          <w:rFonts w:ascii="Times New Roman" w:eastAsia="Times New Roman" w:hAnsi="Times New Roman" w:cs="Times New Roman"/>
          <w:sz w:val="24"/>
          <w:szCs w:val="24"/>
        </w:rPr>
        <w:t xml:space="preserve">idge, </w:t>
      </w:r>
      <w:r>
        <w:rPr>
          <w:rFonts w:ascii="Times New Roman" w:eastAsia="Times New Roman" w:hAnsi="Times New Roman" w:cs="Times New Roman"/>
          <w:sz w:val="24"/>
          <w:szCs w:val="24"/>
        </w:rPr>
        <w:t>L</w:t>
      </w:r>
      <w:r w:rsidRPr="3730C006">
        <w:rPr>
          <w:rFonts w:ascii="Times New Roman" w:eastAsia="Times New Roman" w:hAnsi="Times New Roman" w:cs="Times New Roman"/>
          <w:sz w:val="24"/>
          <w:szCs w:val="24"/>
        </w:rPr>
        <w:t xml:space="preserve">asso y </w:t>
      </w:r>
      <w:proofErr w:type="spellStart"/>
      <w:r>
        <w:rPr>
          <w:rFonts w:ascii="Times New Roman" w:eastAsia="Times New Roman" w:hAnsi="Times New Roman" w:cs="Times New Roman"/>
          <w:sz w:val="24"/>
          <w:szCs w:val="24"/>
        </w:rPr>
        <w:t>E</w:t>
      </w:r>
      <w:r w:rsidRPr="3730C006">
        <w:rPr>
          <w:rFonts w:ascii="Times New Roman" w:eastAsia="Times New Roman" w:hAnsi="Times New Roman" w:cs="Times New Roman"/>
          <w:sz w:val="24"/>
          <w:szCs w:val="24"/>
        </w:rPr>
        <w:t>lastic</w:t>
      </w:r>
      <w:proofErr w:type="spellEnd"/>
      <w:r w:rsidRPr="3730C006">
        <w:rPr>
          <w:rFonts w:ascii="Times New Roman" w:eastAsia="Times New Roman" w:hAnsi="Times New Roman" w:cs="Times New Roman"/>
          <w:sz w:val="24"/>
          <w:szCs w:val="24"/>
        </w:rPr>
        <w:t>-net. Exploramos diferentes valores de lambda para evaluar la sensibilidad de nuestras variables independientes.</w:t>
      </w:r>
    </w:p>
    <w:p w14:paraId="1BF8C486" w14:textId="7A59AE90" w:rsidR="0004FD3D" w:rsidRPr="00555642" w:rsidRDefault="11A73945"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En el caso de los árboles de regresión, experimentamos con distintas profundidades de árbol, con rangos que iban desde 10 hasta </w:t>
      </w:r>
      <w:r w:rsidRPr="228BC033">
        <w:rPr>
          <w:rFonts w:ascii="Times New Roman" w:eastAsia="Times New Roman" w:hAnsi="Times New Roman" w:cs="Times New Roman"/>
          <w:sz w:val="24"/>
          <w:szCs w:val="24"/>
        </w:rPr>
        <w:t>200</w:t>
      </w:r>
      <w:r w:rsidRPr="3730C006">
        <w:rPr>
          <w:rFonts w:ascii="Times New Roman" w:eastAsia="Times New Roman" w:hAnsi="Times New Roman" w:cs="Times New Roman"/>
          <w:sz w:val="24"/>
          <w:szCs w:val="24"/>
        </w:rPr>
        <w:t>. A su vez, ajustamos la cantidad mínima de nodos permitidos en cada árbol, que varió entre 2 y 50. La búsqueda de los mejores hiper</w:t>
      </w:r>
      <w:r>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parámetros se realizó mediante validación cruzada</w:t>
      </w:r>
      <w:r>
        <w:rPr>
          <w:rFonts w:ascii="Times New Roman" w:eastAsia="Times New Roman" w:hAnsi="Times New Roman" w:cs="Times New Roman"/>
          <w:sz w:val="24"/>
          <w:szCs w:val="24"/>
        </w:rPr>
        <w:t xml:space="preserve"> y validación cruzada espacial</w:t>
      </w:r>
      <w:r w:rsidRPr="3730C006">
        <w:rPr>
          <w:rFonts w:ascii="Times New Roman" w:eastAsia="Times New Roman" w:hAnsi="Times New Roman" w:cs="Times New Roman"/>
          <w:sz w:val="24"/>
          <w:szCs w:val="24"/>
        </w:rPr>
        <w:t xml:space="preserve">, dividiendo la base de entrenamiento en 5 </w:t>
      </w:r>
      <w:proofErr w:type="spellStart"/>
      <w:r w:rsidRPr="3730C006">
        <w:rPr>
          <w:rFonts w:ascii="Times New Roman" w:eastAsia="Times New Roman" w:hAnsi="Times New Roman" w:cs="Times New Roman"/>
          <w:sz w:val="24"/>
          <w:szCs w:val="24"/>
        </w:rPr>
        <w:t>folds</w:t>
      </w:r>
      <w:proofErr w:type="spellEnd"/>
      <w:r w:rsidRPr="3730C006">
        <w:rPr>
          <w:rFonts w:ascii="Times New Roman" w:eastAsia="Times New Roman" w:hAnsi="Times New Roman" w:cs="Times New Roman"/>
          <w:sz w:val="24"/>
          <w:szCs w:val="24"/>
        </w:rPr>
        <w:t xml:space="preserve"> y utilizando el error absoluto medio (MAE) como parámetro para elegir el mejor modelo.</w:t>
      </w:r>
      <w:r>
        <w:rPr>
          <w:rFonts w:ascii="Times New Roman" w:eastAsia="Times New Roman" w:hAnsi="Times New Roman" w:cs="Times New Roman"/>
          <w:sz w:val="24"/>
          <w:szCs w:val="24"/>
        </w:rPr>
        <w:t xml:space="preserve"> </w:t>
      </w:r>
      <w:r w:rsidRPr="3730C006">
        <w:rPr>
          <w:rFonts w:ascii="Times New Roman" w:eastAsia="Times New Roman" w:hAnsi="Times New Roman" w:cs="Times New Roman"/>
          <w:sz w:val="24"/>
          <w:szCs w:val="24"/>
        </w:rPr>
        <w:t>En cuanto a los bosques aleatorios, definimos hiper</w:t>
      </w:r>
      <w:r>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parámetros para la cantidad de árboles, con valores que oscilaron entre 100 y 500, y la cantidad mínima de nodos u observaciones permitidas en cada árbol. Tratamos de evitar configuraciones con muy pocos árboles para no sobrecargar el modelo. Además, determinamos cuántos predictores debían considerarse en la construcción de los árboles, generalmente en el rango de 2 a 4, dependiendo del modelo de regresión utilizado.</w:t>
      </w:r>
      <w:r>
        <w:t xml:space="preserve"> </w:t>
      </w:r>
      <w:r w:rsidRPr="3730C006">
        <w:rPr>
          <w:rFonts w:ascii="Times New Roman" w:eastAsia="Times New Roman" w:hAnsi="Times New Roman" w:cs="Times New Roman"/>
          <w:sz w:val="24"/>
          <w:szCs w:val="24"/>
        </w:rPr>
        <w:t xml:space="preserve">Por último, en el </w:t>
      </w:r>
      <w:proofErr w:type="spellStart"/>
      <w:r>
        <w:rPr>
          <w:rFonts w:ascii="Times New Roman" w:eastAsia="Times New Roman" w:hAnsi="Times New Roman" w:cs="Times New Roman"/>
          <w:sz w:val="24"/>
          <w:szCs w:val="24"/>
        </w:rPr>
        <w:t>Boosting</w:t>
      </w:r>
      <w:proofErr w:type="spellEnd"/>
      <w:r w:rsidRPr="3730C006">
        <w:rPr>
          <w:rFonts w:ascii="Times New Roman" w:eastAsia="Times New Roman" w:hAnsi="Times New Roman" w:cs="Times New Roman"/>
          <w:sz w:val="24"/>
          <w:szCs w:val="24"/>
        </w:rPr>
        <w:t xml:space="preserve"> probamos distintas tasas de </w:t>
      </w:r>
      <w:r w:rsidRPr="3730C006">
        <w:rPr>
          <w:rFonts w:ascii="Times New Roman" w:eastAsia="Times New Roman" w:hAnsi="Times New Roman" w:cs="Times New Roman"/>
          <w:sz w:val="24"/>
          <w:szCs w:val="24"/>
        </w:rPr>
        <w:lastRenderedPageBreak/>
        <w:t>aprendizaje (</w:t>
      </w:r>
      <w:proofErr w:type="spellStart"/>
      <w:r w:rsidRPr="3730C006">
        <w:rPr>
          <w:rFonts w:ascii="Times New Roman" w:eastAsia="Times New Roman" w:hAnsi="Times New Roman" w:cs="Times New Roman"/>
          <w:sz w:val="24"/>
          <w:szCs w:val="24"/>
        </w:rPr>
        <w:t>learning</w:t>
      </w:r>
      <w:proofErr w:type="spellEnd"/>
      <w:r w:rsidRPr="3730C006">
        <w:rPr>
          <w:rFonts w:ascii="Times New Roman" w:eastAsia="Times New Roman" w:hAnsi="Times New Roman" w:cs="Times New Roman"/>
          <w:sz w:val="24"/>
          <w:szCs w:val="24"/>
        </w:rPr>
        <w:t xml:space="preserve"> </w:t>
      </w:r>
      <w:proofErr w:type="spellStart"/>
      <w:r w:rsidRPr="3730C006">
        <w:rPr>
          <w:rFonts w:ascii="Times New Roman" w:eastAsia="Times New Roman" w:hAnsi="Times New Roman" w:cs="Times New Roman"/>
          <w:sz w:val="24"/>
          <w:szCs w:val="24"/>
        </w:rPr>
        <w:t>rates</w:t>
      </w:r>
      <w:proofErr w:type="spellEnd"/>
      <w:r w:rsidRPr="3730C006">
        <w:rPr>
          <w:rFonts w:ascii="Times New Roman" w:eastAsia="Times New Roman" w:hAnsi="Times New Roman" w:cs="Times New Roman"/>
          <w:sz w:val="24"/>
          <w:szCs w:val="24"/>
        </w:rPr>
        <w:t>) que variaron desde 0,001 hasta 0,2. Los demás hiper</w:t>
      </w:r>
      <w:r>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parámetros se mantuvieron similares a los de los otros modelos que utilizamos.</w:t>
      </w:r>
    </w:p>
    <w:p w14:paraId="4801C502" w14:textId="49D584F5" w:rsidR="005046BD" w:rsidRPr="005046BD" w:rsidRDefault="11A73945" w:rsidP="0021514C">
      <w:pPr>
        <w:spacing w:after="0" w:line="240" w:lineRule="auto"/>
        <w:rPr>
          <w:rFonts w:ascii="Times New Roman" w:eastAsia="Times New Roman" w:hAnsi="Times New Roman" w:cs="Times New Roman"/>
          <w:b/>
          <w:sz w:val="24"/>
          <w:szCs w:val="24"/>
        </w:rPr>
      </w:pPr>
      <w:r w:rsidRPr="019E11C0">
        <w:rPr>
          <w:rFonts w:ascii="Times New Roman" w:eastAsia="Times New Roman" w:hAnsi="Times New Roman" w:cs="Times New Roman"/>
          <w:b/>
          <w:sz w:val="24"/>
          <w:szCs w:val="24"/>
        </w:rPr>
        <w:t xml:space="preserve">Selección del Mejor Modelo: </w:t>
      </w:r>
    </w:p>
    <w:p w14:paraId="08102456" w14:textId="29293540" w:rsidR="005046BD" w:rsidRPr="005046BD" w:rsidRDefault="11A73945"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Luego de explorar estos rangos de búsqueda de hiper</w:t>
      </w:r>
      <w:r>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parámetros, que comenzaron a ser computacionalmente exigentes, seleccionamos el mejor modelo en función del MAE más bajo. Este modelo se utilizó para realizar predicciones en el conjunto de prueba, y evaluamos su rendimiento en función de su capacidad para predecir los precios de las viviendas en Bogotá.</w:t>
      </w:r>
    </w:p>
    <w:p w14:paraId="7B2B3728" w14:textId="2FCB3C47" w:rsidR="005046BD" w:rsidRDefault="11A73945" w:rsidP="0021514C">
      <w:pPr>
        <w:spacing w:after="0" w:line="240" w:lineRule="auto"/>
        <w:jc w:val="both"/>
        <w:rPr>
          <w:rFonts w:ascii="Times New Roman" w:eastAsia="Times New Roman" w:hAnsi="Times New Roman" w:cs="Times New Roman"/>
          <w:sz w:val="24"/>
          <w:szCs w:val="24"/>
        </w:rPr>
      </w:pPr>
      <w:r w:rsidRPr="16AA26F3">
        <w:rPr>
          <w:rFonts w:ascii="Times New Roman" w:eastAsia="Times New Roman" w:hAnsi="Times New Roman" w:cs="Times New Roman"/>
          <w:sz w:val="24"/>
          <w:szCs w:val="24"/>
        </w:rPr>
        <w:t>El mejor modelo que logramos predecir</w:t>
      </w:r>
      <w:r w:rsidRPr="3585BC33">
        <w:rPr>
          <w:rFonts w:ascii="Times New Roman" w:eastAsia="Times New Roman" w:hAnsi="Times New Roman" w:cs="Times New Roman"/>
          <w:sz w:val="24"/>
          <w:szCs w:val="24"/>
        </w:rPr>
        <w:t xml:space="preserve"> en </w:t>
      </w:r>
      <w:proofErr w:type="spellStart"/>
      <w:r w:rsidRPr="3585BC33">
        <w:rPr>
          <w:rFonts w:ascii="Times New Roman" w:eastAsia="Times New Roman" w:hAnsi="Times New Roman" w:cs="Times New Roman"/>
          <w:sz w:val="24"/>
          <w:szCs w:val="24"/>
        </w:rPr>
        <w:t>Ka</w:t>
      </w:r>
      <w:r>
        <w:rPr>
          <w:rFonts w:ascii="Times New Roman" w:eastAsia="Times New Roman" w:hAnsi="Times New Roman" w:cs="Times New Roman"/>
          <w:sz w:val="24"/>
          <w:szCs w:val="24"/>
        </w:rPr>
        <w:t>ggle</w:t>
      </w:r>
      <w:proofErr w:type="spellEnd"/>
      <w:r>
        <w:rPr>
          <w:rFonts w:ascii="Times New Roman" w:eastAsia="Times New Roman" w:hAnsi="Times New Roman" w:cs="Times New Roman"/>
          <w:sz w:val="24"/>
          <w:szCs w:val="24"/>
        </w:rPr>
        <w:t xml:space="preserve"> </w:t>
      </w:r>
      <w:r w:rsidRPr="3585BC33">
        <w:rPr>
          <w:rFonts w:ascii="Times New Roman" w:eastAsia="Times New Roman" w:hAnsi="Times New Roman" w:cs="Times New Roman"/>
          <w:sz w:val="24"/>
          <w:szCs w:val="24"/>
        </w:rPr>
        <w:t xml:space="preserve">se hizo </w:t>
      </w:r>
      <w:r w:rsidRPr="06C524F3">
        <w:rPr>
          <w:rFonts w:ascii="Times New Roman" w:eastAsia="Times New Roman" w:hAnsi="Times New Roman" w:cs="Times New Roman"/>
          <w:sz w:val="24"/>
          <w:szCs w:val="24"/>
        </w:rPr>
        <w:t xml:space="preserve">con la </w:t>
      </w:r>
      <w:r w:rsidRPr="33CACF28">
        <w:rPr>
          <w:rFonts w:ascii="Times New Roman" w:eastAsia="Times New Roman" w:hAnsi="Times New Roman" w:cs="Times New Roman"/>
          <w:sz w:val="24"/>
          <w:szCs w:val="24"/>
        </w:rPr>
        <w:t>metodología</w:t>
      </w:r>
      <w:r w:rsidRPr="06C524F3">
        <w:rPr>
          <w:rFonts w:ascii="Times New Roman" w:eastAsia="Times New Roman" w:hAnsi="Times New Roman" w:cs="Times New Roman"/>
          <w:sz w:val="24"/>
          <w:szCs w:val="24"/>
        </w:rPr>
        <w:t xml:space="preserve"> de </w:t>
      </w:r>
      <w:proofErr w:type="spellStart"/>
      <w:r w:rsidRPr="43130B3F">
        <w:rPr>
          <w:rFonts w:ascii="Times New Roman" w:eastAsia="Times New Roman" w:hAnsi="Times New Roman" w:cs="Times New Roman"/>
          <w:sz w:val="24"/>
          <w:szCs w:val="24"/>
        </w:rPr>
        <w:t>random</w:t>
      </w:r>
      <w:proofErr w:type="spellEnd"/>
      <w:r w:rsidRPr="43130B3F">
        <w:rPr>
          <w:rFonts w:ascii="Times New Roman" w:eastAsia="Times New Roman" w:hAnsi="Times New Roman" w:cs="Times New Roman"/>
          <w:sz w:val="24"/>
          <w:szCs w:val="24"/>
        </w:rPr>
        <w:t xml:space="preserve"> </w:t>
      </w:r>
      <w:proofErr w:type="spellStart"/>
      <w:r w:rsidRPr="43130B3F">
        <w:rPr>
          <w:rFonts w:ascii="Times New Roman" w:eastAsia="Times New Roman" w:hAnsi="Times New Roman" w:cs="Times New Roman"/>
          <w:sz w:val="24"/>
          <w:szCs w:val="24"/>
        </w:rPr>
        <w:t>forest</w:t>
      </w:r>
      <w:proofErr w:type="spellEnd"/>
      <w:r w:rsidRPr="43130B3F">
        <w:rPr>
          <w:rFonts w:ascii="Times New Roman" w:eastAsia="Times New Roman" w:hAnsi="Times New Roman" w:cs="Times New Roman"/>
          <w:sz w:val="24"/>
          <w:szCs w:val="24"/>
        </w:rPr>
        <w:t xml:space="preserve"> </w:t>
      </w:r>
      <w:r w:rsidRPr="6D182AC9">
        <w:rPr>
          <w:rFonts w:ascii="Times New Roman" w:eastAsia="Times New Roman" w:hAnsi="Times New Roman" w:cs="Times New Roman"/>
          <w:sz w:val="24"/>
          <w:szCs w:val="24"/>
        </w:rPr>
        <w:t xml:space="preserve">utilizo </w:t>
      </w:r>
      <w:r>
        <w:rPr>
          <w:rFonts w:ascii="Times New Roman" w:eastAsia="Times New Roman" w:hAnsi="Times New Roman" w:cs="Times New Roman"/>
          <w:sz w:val="24"/>
          <w:szCs w:val="24"/>
        </w:rPr>
        <w:t>24</w:t>
      </w:r>
      <w:r w:rsidRPr="6D182AC9">
        <w:rPr>
          <w:rFonts w:ascii="Times New Roman" w:eastAsia="Times New Roman" w:hAnsi="Times New Roman" w:cs="Times New Roman"/>
          <w:sz w:val="24"/>
          <w:szCs w:val="24"/>
        </w:rPr>
        <w:t xml:space="preserve"> </w:t>
      </w:r>
      <w:r w:rsidRPr="04D48392">
        <w:rPr>
          <w:rFonts w:ascii="Times New Roman" w:eastAsia="Times New Roman" w:hAnsi="Times New Roman" w:cs="Times New Roman"/>
          <w:sz w:val="24"/>
          <w:szCs w:val="24"/>
        </w:rPr>
        <w:t>predictores en donde se</w:t>
      </w:r>
      <w:r w:rsidRPr="67F0801E">
        <w:rPr>
          <w:rFonts w:ascii="Times New Roman" w:eastAsia="Times New Roman" w:hAnsi="Times New Roman" w:cs="Times New Roman"/>
          <w:sz w:val="24"/>
          <w:szCs w:val="24"/>
        </w:rPr>
        <w:t xml:space="preserve"> encontraban </w:t>
      </w:r>
      <w:r>
        <w:rPr>
          <w:rFonts w:ascii="Times New Roman" w:eastAsia="Times New Roman" w:hAnsi="Times New Roman" w:cs="Times New Roman"/>
          <w:sz w:val="24"/>
          <w:szCs w:val="24"/>
        </w:rPr>
        <w:t>12</w:t>
      </w:r>
      <w:r w:rsidRPr="6DD04519">
        <w:rPr>
          <w:rFonts w:ascii="Times New Roman" w:eastAsia="Times New Roman" w:hAnsi="Times New Roman" w:cs="Times New Roman"/>
          <w:sz w:val="24"/>
          <w:szCs w:val="24"/>
        </w:rPr>
        <w:t xml:space="preserve"> de nivel espacial en </w:t>
      </w:r>
      <w:r w:rsidRPr="7C30D8AD">
        <w:rPr>
          <w:rFonts w:ascii="Times New Roman" w:eastAsia="Times New Roman" w:hAnsi="Times New Roman" w:cs="Times New Roman"/>
          <w:sz w:val="24"/>
          <w:szCs w:val="24"/>
        </w:rPr>
        <w:t xml:space="preserve">distancias a </w:t>
      </w:r>
      <w:r w:rsidRPr="02109DA9">
        <w:rPr>
          <w:rFonts w:ascii="Times New Roman" w:eastAsia="Times New Roman" w:hAnsi="Times New Roman" w:cs="Times New Roman"/>
          <w:sz w:val="24"/>
          <w:szCs w:val="24"/>
        </w:rPr>
        <w:t xml:space="preserve">distintos bienes </w:t>
      </w:r>
      <w:r w:rsidRPr="7B651C09">
        <w:rPr>
          <w:rFonts w:ascii="Times New Roman" w:eastAsia="Times New Roman" w:hAnsi="Times New Roman" w:cs="Times New Roman"/>
          <w:sz w:val="24"/>
          <w:szCs w:val="24"/>
        </w:rPr>
        <w:t>públicos</w:t>
      </w:r>
      <w:r w:rsidRPr="409B0CB1">
        <w:rPr>
          <w:rFonts w:ascii="Times New Roman" w:eastAsia="Times New Roman" w:hAnsi="Times New Roman" w:cs="Times New Roman"/>
          <w:sz w:val="24"/>
          <w:szCs w:val="24"/>
        </w:rPr>
        <w:t xml:space="preserve"> e </w:t>
      </w:r>
      <w:r w:rsidRPr="2A6A12C1">
        <w:rPr>
          <w:rFonts w:ascii="Times New Roman" w:eastAsia="Times New Roman" w:hAnsi="Times New Roman" w:cs="Times New Roman"/>
          <w:sz w:val="24"/>
          <w:szCs w:val="24"/>
        </w:rPr>
        <w:t xml:space="preserve">instituciones </w:t>
      </w:r>
      <w:r w:rsidRPr="7BA97B80">
        <w:rPr>
          <w:rFonts w:ascii="Times New Roman" w:eastAsia="Times New Roman" w:hAnsi="Times New Roman" w:cs="Times New Roman"/>
          <w:sz w:val="24"/>
          <w:szCs w:val="24"/>
        </w:rPr>
        <w:t xml:space="preserve">privadas, </w:t>
      </w:r>
      <w:r>
        <w:rPr>
          <w:rFonts w:ascii="Times New Roman" w:eastAsia="Times New Roman" w:hAnsi="Times New Roman" w:cs="Times New Roman"/>
          <w:sz w:val="24"/>
          <w:szCs w:val="24"/>
        </w:rPr>
        <w:t>9</w:t>
      </w:r>
      <w:r w:rsidRPr="455D74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dicótomas</w:t>
      </w:r>
      <w:r w:rsidRPr="455D74D3">
        <w:rPr>
          <w:rFonts w:ascii="Times New Roman" w:eastAsia="Times New Roman" w:hAnsi="Times New Roman" w:cs="Times New Roman"/>
          <w:sz w:val="24"/>
          <w:szCs w:val="24"/>
        </w:rPr>
        <w:t xml:space="preserve"> de </w:t>
      </w:r>
      <w:r w:rsidRPr="33CACF28">
        <w:rPr>
          <w:rFonts w:ascii="Times New Roman" w:eastAsia="Times New Roman" w:hAnsi="Times New Roman" w:cs="Times New Roman"/>
          <w:sz w:val="24"/>
          <w:szCs w:val="24"/>
        </w:rPr>
        <w:t>características</w:t>
      </w:r>
      <w:r w:rsidRPr="2B222D11">
        <w:rPr>
          <w:rFonts w:ascii="Times New Roman" w:eastAsia="Times New Roman" w:hAnsi="Times New Roman" w:cs="Times New Roman"/>
          <w:sz w:val="24"/>
          <w:szCs w:val="24"/>
        </w:rPr>
        <w:t xml:space="preserve"> de hogar</w:t>
      </w:r>
      <w:r w:rsidRPr="4E744318">
        <w:rPr>
          <w:rFonts w:ascii="Times New Roman" w:eastAsia="Times New Roman" w:hAnsi="Times New Roman" w:cs="Times New Roman"/>
          <w:sz w:val="24"/>
          <w:szCs w:val="24"/>
        </w:rPr>
        <w:t xml:space="preserve"> y las </w:t>
      </w:r>
      <w:r w:rsidRPr="7B651C09">
        <w:rPr>
          <w:rFonts w:ascii="Times New Roman" w:eastAsia="Times New Roman" w:hAnsi="Times New Roman" w:cs="Times New Roman"/>
          <w:sz w:val="24"/>
          <w:szCs w:val="24"/>
        </w:rPr>
        <w:t>variables</w:t>
      </w:r>
      <w:r w:rsidRPr="38AF7C1D">
        <w:rPr>
          <w:rFonts w:ascii="Times New Roman" w:eastAsia="Times New Roman" w:hAnsi="Times New Roman" w:cs="Times New Roman"/>
          <w:sz w:val="24"/>
          <w:szCs w:val="24"/>
        </w:rPr>
        <w:t xml:space="preserve"> de conteo</w:t>
      </w:r>
      <w:r w:rsidRPr="600BDFF6">
        <w:rPr>
          <w:rFonts w:ascii="Times New Roman" w:eastAsia="Times New Roman" w:hAnsi="Times New Roman" w:cs="Times New Roman"/>
          <w:sz w:val="24"/>
          <w:szCs w:val="24"/>
        </w:rPr>
        <w:t xml:space="preserve"> de </w:t>
      </w:r>
      <w:r w:rsidRPr="7B651C09">
        <w:rPr>
          <w:rFonts w:ascii="Times New Roman" w:eastAsia="Times New Roman" w:hAnsi="Times New Roman" w:cs="Times New Roman"/>
          <w:sz w:val="24"/>
          <w:szCs w:val="24"/>
        </w:rPr>
        <w:t>cantidad</w:t>
      </w:r>
      <w:r w:rsidRPr="600BDFF6">
        <w:rPr>
          <w:rFonts w:ascii="Times New Roman" w:eastAsia="Times New Roman" w:hAnsi="Times New Roman" w:cs="Times New Roman"/>
          <w:sz w:val="24"/>
          <w:szCs w:val="24"/>
        </w:rPr>
        <w:t xml:space="preserve"> de </w:t>
      </w:r>
      <w:r w:rsidRPr="7EE77536">
        <w:rPr>
          <w:rFonts w:ascii="Times New Roman" w:eastAsia="Times New Roman" w:hAnsi="Times New Roman" w:cs="Times New Roman"/>
          <w:sz w:val="24"/>
          <w:szCs w:val="24"/>
        </w:rPr>
        <w:t>baños</w:t>
      </w:r>
      <w:r>
        <w:rPr>
          <w:rFonts w:ascii="Times New Roman" w:eastAsia="Times New Roman" w:hAnsi="Times New Roman" w:cs="Times New Roman"/>
          <w:sz w:val="24"/>
          <w:szCs w:val="24"/>
        </w:rPr>
        <w:t xml:space="preserve"> y</w:t>
      </w:r>
      <w:r w:rsidRPr="7EE77536">
        <w:rPr>
          <w:rFonts w:ascii="Times New Roman" w:eastAsia="Times New Roman" w:hAnsi="Times New Roman" w:cs="Times New Roman"/>
          <w:sz w:val="24"/>
          <w:szCs w:val="24"/>
        </w:rPr>
        <w:t xml:space="preserve"> cuartos</w:t>
      </w:r>
      <w:r w:rsidRPr="2ECC59BC">
        <w:rPr>
          <w:rFonts w:ascii="Times New Roman" w:eastAsia="Times New Roman" w:hAnsi="Times New Roman" w:cs="Times New Roman"/>
          <w:sz w:val="24"/>
          <w:szCs w:val="24"/>
        </w:rPr>
        <w:t xml:space="preserve"> y </w:t>
      </w:r>
      <w:r w:rsidRPr="59CBF9D4">
        <w:rPr>
          <w:rFonts w:ascii="Times New Roman" w:eastAsia="Times New Roman" w:hAnsi="Times New Roman" w:cs="Times New Roman"/>
          <w:sz w:val="24"/>
          <w:szCs w:val="24"/>
        </w:rPr>
        <w:t xml:space="preserve">una </w:t>
      </w:r>
      <w:r w:rsidRPr="31523922">
        <w:rPr>
          <w:rFonts w:ascii="Times New Roman" w:eastAsia="Times New Roman" w:hAnsi="Times New Roman" w:cs="Times New Roman"/>
          <w:sz w:val="24"/>
          <w:szCs w:val="24"/>
        </w:rPr>
        <w:t xml:space="preserve">aproximación a metros </w:t>
      </w:r>
      <w:r w:rsidRPr="502DCE62">
        <w:rPr>
          <w:rFonts w:ascii="Times New Roman" w:eastAsia="Times New Roman" w:hAnsi="Times New Roman" w:cs="Times New Roman"/>
          <w:sz w:val="24"/>
          <w:szCs w:val="24"/>
        </w:rPr>
        <w:t xml:space="preserve">cuadrados que se hizo </w:t>
      </w:r>
      <w:r w:rsidRPr="6619D163">
        <w:rPr>
          <w:rFonts w:ascii="Times New Roman" w:eastAsia="Times New Roman" w:hAnsi="Times New Roman" w:cs="Times New Roman"/>
          <w:sz w:val="24"/>
          <w:szCs w:val="24"/>
        </w:rPr>
        <w:t xml:space="preserve">por medio </w:t>
      </w:r>
      <w:r w:rsidRPr="3DA010B1">
        <w:rPr>
          <w:rFonts w:ascii="Times New Roman" w:eastAsia="Times New Roman" w:hAnsi="Times New Roman" w:cs="Times New Roman"/>
          <w:sz w:val="24"/>
          <w:szCs w:val="24"/>
        </w:rPr>
        <w:t xml:space="preserve">de una </w:t>
      </w:r>
      <w:r w:rsidRPr="179EE605">
        <w:rPr>
          <w:rFonts w:ascii="Times New Roman" w:eastAsia="Times New Roman" w:hAnsi="Times New Roman" w:cs="Times New Roman"/>
          <w:sz w:val="24"/>
          <w:szCs w:val="24"/>
        </w:rPr>
        <w:t>imitación</w:t>
      </w:r>
      <w:r w:rsidRPr="3DA010B1">
        <w:rPr>
          <w:rFonts w:ascii="Times New Roman" w:eastAsia="Times New Roman" w:hAnsi="Times New Roman" w:cs="Times New Roman"/>
          <w:sz w:val="24"/>
          <w:szCs w:val="24"/>
        </w:rPr>
        <w:t xml:space="preserve"> de </w:t>
      </w:r>
      <w:r w:rsidRPr="35AD8FB1">
        <w:rPr>
          <w:rFonts w:ascii="Times New Roman" w:eastAsia="Times New Roman" w:hAnsi="Times New Roman" w:cs="Times New Roman"/>
          <w:sz w:val="24"/>
          <w:szCs w:val="24"/>
        </w:rPr>
        <w:t>datos</w:t>
      </w:r>
      <w:r w:rsidRPr="33CACF28">
        <w:rPr>
          <w:rFonts w:ascii="Times New Roman" w:eastAsia="Times New Roman" w:hAnsi="Times New Roman" w:cs="Times New Roman"/>
          <w:sz w:val="24"/>
          <w:szCs w:val="24"/>
        </w:rPr>
        <w:t xml:space="preserve"> </w:t>
      </w:r>
      <w:r w:rsidRPr="571CE52F">
        <w:rPr>
          <w:rFonts w:ascii="Times New Roman" w:eastAsia="Times New Roman" w:hAnsi="Times New Roman" w:cs="Times New Roman"/>
          <w:sz w:val="24"/>
          <w:szCs w:val="24"/>
        </w:rPr>
        <w:t xml:space="preserve">con </w:t>
      </w:r>
      <w:r w:rsidRPr="40EE7BF0">
        <w:rPr>
          <w:rFonts w:ascii="Times New Roman" w:eastAsia="Times New Roman" w:hAnsi="Times New Roman" w:cs="Times New Roman"/>
          <w:sz w:val="24"/>
          <w:szCs w:val="24"/>
        </w:rPr>
        <w:t xml:space="preserve">las pocas </w:t>
      </w:r>
      <w:r w:rsidRPr="566E4BFC">
        <w:rPr>
          <w:rFonts w:ascii="Times New Roman" w:eastAsia="Times New Roman" w:hAnsi="Times New Roman" w:cs="Times New Roman"/>
          <w:sz w:val="24"/>
          <w:szCs w:val="24"/>
        </w:rPr>
        <w:t xml:space="preserve">observaciones que </w:t>
      </w:r>
      <w:r w:rsidRPr="0C93AE1C">
        <w:rPr>
          <w:rFonts w:ascii="Times New Roman" w:eastAsia="Times New Roman" w:hAnsi="Times New Roman" w:cs="Times New Roman"/>
          <w:sz w:val="24"/>
          <w:szCs w:val="24"/>
        </w:rPr>
        <w:t>teníamos.</w:t>
      </w:r>
      <w:r w:rsidRPr="566E4BFC">
        <w:rPr>
          <w:rFonts w:ascii="Times New Roman" w:eastAsia="Times New Roman" w:hAnsi="Times New Roman" w:cs="Times New Roman"/>
          <w:sz w:val="24"/>
          <w:szCs w:val="24"/>
        </w:rPr>
        <w:t xml:space="preserve"> </w:t>
      </w:r>
      <w:r w:rsidRPr="0677DBD7">
        <w:rPr>
          <w:rFonts w:ascii="Times New Roman" w:eastAsia="Times New Roman" w:hAnsi="Times New Roman" w:cs="Times New Roman"/>
          <w:sz w:val="24"/>
          <w:szCs w:val="24"/>
        </w:rPr>
        <w:t xml:space="preserve">Este </w:t>
      </w:r>
      <w:proofErr w:type="spellStart"/>
      <w:r w:rsidRPr="0677DBD7">
        <w:rPr>
          <w:rFonts w:ascii="Times New Roman" w:eastAsia="Times New Roman" w:hAnsi="Times New Roman" w:cs="Times New Roman"/>
          <w:sz w:val="24"/>
          <w:szCs w:val="24"/>
        </w:rPr>
        <w:t>random</w:t>
      </w:r>
      <w:proofErr w:type="spellEnd"/>
      <w:r w:rsidRPr="0677DBD7">
        <w:rPr>
          <w:rFonts w:ascii="Times New Roman" w:eastAsia="Times New Roman" w:hAnsi="Times New Roman" w:cs="Times New Roman"/>
          <w:sz w:val="24"/>
          <w:szCs w:val="24"/>
        </w:rPr>
        <w:t xml:space="preserve"> </w:t>
      </w:r>
      <w:proofErr w:type="spellStart"/>
      <w:r w:rsidRPr="0677DBD7">
        <w:rPr>
          <w:rFonts w:ascii="Times New Roman" w:eastAsia="Times New Roman" w:hAnsi="Times New Roman" w:cs="Times New Roman"/>
          <w:sz w:val="24"/>
          <w:szCs w:val="24"/>
        </w:rPr>
        <w:t>forest</w:t>
      </w:r>
      <w:proofErr w:type="spellEnd"/>
      <w:r w:rsidRPr="0677DBD7">
        <w:rPr>
          <w:rFonts w:ascii="Times New Roman" w:eastAsia="Times New Roman" w:hAnsi="Times New Roman" w:cs="Times New Roman"/>
          <w:sz w:val="24"/>
          <w:szCs w:val="24"/>
        </w:rPr>
        <w:t xml:space="preserve"> </w:t>
      </w:r>
      <w:r w:rsidRPr="3EBB7451">
        <w:rPr>
          <w:rFonts w:ascii="Times New Roman" w:eastAsia="Times New Roman" w:hAnsi="Times New Roman" w:cs="Times New Roman"/>
          <w:sz w:val="24"/>
          <w:szCs w:val="24"/>
        </w:rPr>
        <w:t xml:space="preserve">además </w:t>
      </w:r>
      <w:r w:rsidRPr="5CBEA3A7">
        <w:rPr>
          <w:rFonts w:ascii="Times New Roman" w:eastAsia="Times New Roman" w:hAnsi="Times New Roman" w:cs="Times New Roman"/>
          <w:sz w:val="24"/>
          <w:szCs w:val="24"/>
        </w:rPr>
        <w:t xml:space="preserve">utilizo </w:t>
      </w:r>
      <w:r w:rsidRPr="5DD316DB">
        <w:rPr>
          <w:rFonts w:ascii="Times New Roman" w:eastAsia="Times New Roman" w:hAnsi="Times New Roman" w:cs="Times New Roman"/>
          <w:sz w:val="24"/>
          <w:szCs w:val="24"/>
        </w:rPr>
        <w:t>validación</w:t>
      </w:r>
      <w:r w:rsidRPr="5CBEA3A7">
        <w:rPr>
          <w:rFonts w:ascii="Times New Roman" w:eastAsia="Times New Roman" w:hAnsi="Times New Roman" w:cs="Times New Roman"/>
          <w:sz w:val="24"/>
          <w:szCs w:val="24"/>
        </w:rPr>
        <w:t xml:space="preserve"> </w:t>
      </w:r>
      <w:r w:rsidRPr="654493A2">
        <w:rPr>
          <w:rFonts w:ascii="Times New Roman" w:eastAsia="Times New Roman" w:hAnsi="Times New Roman" w:cs="Times New Roman"/>
          <w:sz w:val="24"/>
          <w:szCs w:val="24"/>
        </w:rPr>
        <w:t>cruzada espacial para</w:t>
      </w:r>
      <w:r w:rsidRPr="7AC463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evitar problemas de autocorrelación espacial. Los hiper-parámetros terminaron siendo 8 variables aleatorias, 106 árboles y 11 observaciones como mínimo para poder hacer separaciones. Este término siendo aquel</w:t>
      </w:r>
      <w:r w:rsidRPr="7AC463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 el</w:t>
      </w:r>
      <w:r w:rsidRPr="3F2C0701">
        <w:rPr>
          <w:rFonts w:ascii="Times New Roman" w:eastAsia="Times New Roman" w:hAnsi="Times New Roman" w:cs="Times New Roman"/>
          <w:sz w:val="24"/>
          <w:szCs w:val="24"/>
        </w:rPr>
        <w:t xml:space="preserve"> mejor </w:t>
      </w:r>
      <w:r w:rsidRPr="7F895C81">
        <w:rPr>
          <w:rFonts w:ascii="Times New Roman" w:eastAsia="Times New Roman" w:hAnsi="Times New Roman" w:cs="Times New Roman"/>
          <w:sz w:val="24"/>
          <w:szCs w:val="24"/>
        </w:rPr>
        <w:t xml:space="preserve">resultado en la plataforma </w:t>
      </w:r>
      <w:r>
        <w:rPr>
          <w:rFonts w:ascii="Times New Roman" w:eastAsia="Times New Roman" w:hAnsi="Times New Roman" w:cs="Times New Roman"/>
          <w:sz w:val="24"/>
          <w:szCs w:val="24"/>
        </w:rPr>
        <w:t xml:space="preserve">con un error a </w:t>
      </w:r>
      <w:r w:rsidRPr="1287ACE3">
        <w:rPr>
          <w:rFonts w:ascii="Times New Roman" w:eastAsia="Times New Roman" w:hAnsi="Times New Roman" w:cs="Times New Roman"/>
          <w:sz w:val="24"/>
          <w:szCs w:val="24"/>
        </w:rPr>
        <w:t xml:space="preserve">los valores </w:t>
      </w:r>
      <w:r w:rsidRPr="517E4EE0">
        <w:rPr>
          <w:rFonts w:ascii="Times New Roman" w:eastAsia="Times New Roman" w:hAnsi="Times New Roman" w:cs="Times New Roman"/>
          <w:sz w:val="24"/>
          <w:szCs w:val="24"/>
        </w:rPr>
        <w:t xml:space="preserve">reales de 253 </w:t>
      </w:r>
      <w:r w:rsidRPr="023677EE">
        <w:rPr>
          <w:rFonts w:ascii="Times New Roman" w:eastAsia="Times New Roman" w:hAnsi="Times New Roman" w:cs="Times New Roman"/>
          <w:sz w:val="24"/>
          <w:szCs w:val="24"/>
        </w:rPr>
        <w:t>millones COP</w:t>
      </w:r>
      <w:r w:rsidR="06F2CBFA" w:rsidRPr="7324BA75">
        <w:rPr>
          <w:rFonts w:ascii="Times New Roman" w:eastAsia="Times New Roman" w:hAnsi="Times New Roman" w:cs="Times New Roman"/>
          <w:sz w:val="24"/>
          <w:szCs w:val="24"/>
        </w:rPr>
        <w:t xml:space="preserve">. </w:t>
      </w:r>
    </w:p>
    <w:p w14:paraId="4EF7C736" w14:textId="77777777" w:rsidR="00F00937" w:rsidRDefault="00F00937" w:rsidP="0021514C">
      <w:pPr>
        <w:spacing w:after="0" w:line="240" w:lineRule="auto"/>
        <w:jc w:val="both"/>
        <w:rPr>
          <w:rFonts w:ascii="Times New Roman" w:eastAsia="Times New Roman" w:hAnsi="Times New Roman" w:cs="Times New Roman"/>
          <w:sz w:val="24"/>
          <w:szCs w:val="24"/>
        </w:rPr>
      </w:pPr>
    </w:p>
    <w:p w14:paraId="3DBDFED5" w14:textId="63D7B72D" w:rsidR="00AD1A8D" w:rsidRDefault="00AD1A8D" w:rsidP="002151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otro lado, para la replicabilidad de los modelos y datos, se puede encontrar todo en el siguiente repositorio de GitHub: </w:t>
      </w:r>
      <w:hyperlink r:id="rId7" w:history="1">
        <w:r w:rsidRPr="009E6919">
          <w:rPr>
            <w:rStyle w:val="Hipervnculo"/>
            <w:rFonts w:ascii="Times New Roman" w:eastAsia="Times New Roman" w:hAnsi="Times New Roman" w:cs="Times New Roman"/>
            <w:sz w:val="24"/>
            <w:szCs w:val="24"/>
          </w:rPr>
          <w:t>https://github.com/Randresil/BDML_PS2</w:t>
        </w:r>
      </w:hyperlink>
    </w:p>
    <w:p w14:paraId="2C9BDDF9" w14:textId="77777777" w:rsidR="00AD1A8D" w:rsidRPr="005046BD" w:rsidRDefault="00AD1A8D" w:rsidP="0021514C">
      <w:pPr>
        <w:spacing w:after="0" w:line="240" w:lineRule="auto"/>
        <w:jc w:val="both"/>
        <w:rPr>
          <w:rFonts w:ascii="Times New Roman" w:eastAsia="Times New Roman" w:hAnsi="Times New Roman" w:cs="Times New Roman"/>
          <w:sz w:val="24"/>
          <w:szCs w:val="24"/>
        </w:rPr>
      </w:pPr>
    </w:p>
    <w:p w14:paraId="7943A6CC" w14:textId="0D34C357" w:rsidR="1EF0A6C6" w:rsidRPr="00E864E4" w:rsidRDefault="1EF0A6C6" w:rsidP="0021514C">
      <w:pPr>
        <w:spacing w:after="0" w:line="240" w:lineRule="auto"/>
        <w:jc w:val="both"/>
        <w:rPr>
          <w:rFonts w:ascii="Arial" w:hAnsi="Arial" w:cs="Arial"/>
          <w:b/>
          <w:color w:val="000000" w:themeColor="text1"/>
          <w:sz w:val="28"/>
          <w:szCs w:val="28"/>
          <w:shd w:val="clear" w:color="auto" w:fill="FFFFFF"/>
        </w:rPr>
      </w:pPr>
      <w:r w:rsidRPr="00E864E4">
        <w:rPr>
          <w:rFonts w:ascii="Times New Roman" w:eastAsia="Times New Roman" w:hAnsi="Times New Roman" w:cs="Times New Roman"/>
          <w:sz w:val="21"/>
          <w:szCs w:val="21"/>
        </w:rPr>
        <w:t xml:space="preserve"> </w:t>
      </w:r>
      <w:r w:rsidR="005046BD" w:rsidRPr="3E02A127">
        <w:rPr>
          <w:rStyle w:val="normaltextrun"/>
          <w:rFonts w:ascii="Arial" w:hAnsi="Arial" w:cs="Arial"/>
          <w:b/>
          <w:bCs/>
          <w:color w:val="000000" w:themeColor="text1"/>
          <w:sz w:val="28"/>
          <w:szCs w:val="28"/>
          <w:shd w:val="clear" w:color="auto" w:fill="FFFFFF"/>
        </w:rPr>
        <w:t xml:space="preserve">[Descripción de los </w:t>
      </w:r>
      <w:r w:rsidR="00E864E4" w:rsidRPr="3E02A127">
        <w:rPr>
          <w:rStyle w:val="normaltextrun"/>
          <w:rFonts w:ascii="Arial" w:hAnsi="Arial" w:cs="Arial"/>
          <w:b/>
          <w:bCs/>
          <w:color w:val="000000" w:themeColor="text1"/>
          <w:sz w:val="28"/>
          <w:szCs w:val="28"/>
          <w:shd w:val="clear" w:color="auto" w:fill="FFFFFF"/>
        </w:rPr>
        <w:t>d</w:t>
      </w:r>
      <w:r w:rsidR="005046BD" w:rsidRPr="3E02A127">
        <w:rPr>
          <w:rStyle w:val="normaltextrun"/>
          <w:rFonts w:ascii="Arial" w:hAnsi="Arial" w:cs="Arial"/>
          <w:b/>
          <w:bCs/>
          <w:color w:val="000000" w:themeColor="text1"/>
          <w:sz w:val="28"/>
          <w:szCs w:val="28"/>
          <w:shd w:val="clear" w:color="auto" w:fill="FFFFFF"/>
        </w:rPr>
        <w:t>atos]</w:t>
      </w:r>
      <w:r w:rsidR="005046BD" w:rsidRPr="00E864E4">
        <w:rPr>
          <w:rStyle w:val="eop"/>
          <w:rFonts w:ascii="Arial" w:hAnsi="Arial" w:cs="Arial"/>
          <w:color w:val="000000" w:themeColor="text1"/>
          <w:sz w:val="28"/>
          <w:szCs w:val="28"/>
          <w:shd w:val="clear" w:color="auto" w:fill="FFFFFF"/>
        </w:rPr>
        <w:t> </w:t>
      </w:r>
    </w:p>
    <w:p w14:paraId="3587C08D" w14:textId="198B76B6" w:rsidR="07D7B381" w:rsidRDefault="07D7B381" w:rsidP="0021514C">
      <w:pPr>
        <w:spacing w:after="0" w:line="240" w:lineRule="auto"/>
        <w:jc w:val="both"/>
        <w:rPr>
          <w:rFonts w:ascii="Times New Roman" w:eastAsia="Times New Roman" w:hAnsi="Times New Roman" w:cs="Times New Roman"/>
          <w:sz w:val="24"/>
          <w:szCs w:val="24"/>
        </w:rPr>
      </w:pPr>
      <w:r w:rsidRPr="1006F6FB">
        <w:rPr>
          <w:rFonts w:ascii="Times New Roman" w:eastAsia="Times New Roman" w:hAnsi="Times New Roman" w:cs="Times New Roman"/>
          <w:sz w:val="24"/>
          <w:szCs w:val="24"/>
        </w:rPr>
        <w:t xml:space="preserve">En primer lugar, decidimos explorar un poco la variable a predecir, </w:t>
      </w:r>
      <w:r w:rsidR="1DC38F87" w:rsidRPr="1006F6FB">
        <w:rPr>
          <w:rFonts w:ascii="Times New Roman" w:eastAsia="Times New Roman" w:hAnsi="Times New Roman" w:cs="Times New Roman"/>
          <w:sz w:val="24"/>
          <w:szCs w:val="24"/>
        </w:rPr>
        <w:t>en primer lugar, exploramos la normalidad de la distribución en la variable, para ver si se puede ajustar en un paso más a allá a las regresiones lineales, y, además exploramos algunas de sus transformaciones</w:t>
      </w:r>
      <w:r w:rsidR="00E42B30">
        <w:rPr>
          <w:rFonts w:ascii="Times New Roman" w:eastAsia="Times New Roman" w:hAnsi="Times New Roman" w:cs="Times New Roman"/>
          <w:sz w:val="24"/>
          <w:szCs w:val="24"/>
        </w:rPr>
        <w:t>:</w:t>
      </w:r>
    </w:p>
    <w:p w14:paraId="792AF222" w14:textId="77777777" w:rsidR="00E42B30" w:rsidRDefault="00E42B30" w:rsidP="0021514C">
      <w:pPr>
        <w:spacing w:after="0" w:line="240" w:lineRule="auto"/>
        <w:jc w:val="both"/>
        <w:rPr>
          <w:rFonts w:ascii="Times New Roman" w:eastAsia="Times New Roman" w:hAnsi="Times New Roman" w:cs="Times New Roman"/>
          <w:sz w:val="24"/>
          <w:szCs w:val="24"/>
        </w:rPr>
      </w:pPr>
    </w:p>
    <w:p w14:paraId="3C13F79A" w14:textId="271F1FB7" w:rsidR="109A8E9C" w:rsidRDefault="109A8E9C" w:rsidP="0021514C">
      <w:pPr>
        <w:spacing w:after="0" w:line="240" w:lineRule="auto"/>
        <w:jc w:val="center"/>
        <w:rPr>
          <w:rFonts w:ascii="Times New Roman" w:eastAsia="Times New Roman" w:hAnsi="Times New Roman" w:cs="Times New Roman"/>
          <w:sz w:val="24"/>
          <w:szCs w:val="24"/>
        </w:rPr>
      </w:pPr>
      <w:r>
        <w:rPr>
          <w:noProof/>
        </w:rPr>
        <w:drawing>
          <wp:inline distT="0" distB="0" distL="0" distR="0" wp14:anchorId="5314694E" wp14:editId="7F363A1B">
            <wp:extent cx="3469822" cy="2530079"/>
            <wp:effectExtent l="0" t="0" r="0" b="0"/>
            <wp:docPr id="1120378775" name="Imagen 112037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2958" cy="2583407"/>
                    </a:xfrm>
                    <a:prstGeom prst="rect">
                      <a:avLst/>
                    </a:prstGeom>
                  </pic:spPr>
                </pic:pic>
              </a:graphicData>
            </a:graphic>
          </wp:inline>
        </w:drawing>
      </w:r>
    </w:p>
    <w:p w14:paraId="025BA627" w14:textId="268325AE" w:rsidR="109A8E9C" w:rsidRDefault="004601E1" w:rsidP="0021514C">
      <w:pPr>
        <w:spacing w:after="0" w:line="240" w:lineRule="auto"/>
        <w:jc w:val="center"/>
        <w:rPr>
          <w:rFonts w:ascii="Times New Roman" w:eastAsia="Times New Roman" w:hAnsi="Times New Roman" w:cs="Times New Roman"/>
          <w:i/>
          <w:iCs/>
          <w:color w:val="000000" w:themeColor="text1"/>
          <w:sz w:val="16"/>
          <w:szCs w:val="16"/>
        </w:rPr>
      </w:pPr>
      <w:r>
        <w:rPr>
          <w:rFonts w:ascii="Times New Roman" w:eastAsia="Times New Roman" w:hAnsi="Times New Roman" w:cs="Times New Roman"/>
          <w:i/>
          <w:iCs/>
          <w:color w:val="000000" w:themeColor="text1"/>
          <w:sz w:val="16"/>
          <w:szCs w:val="16"/>
        </w:rPr>
        <w:t xml:space="preserve">Gráfica </w:t>
      </w:r>
      <w:r w:rsidRPr="36D9F2D8">
        <w:rPr>
          <w:rFonts w:ascii="Times New Roman" w:eastAsia="Times New Roman" w:hAnsi="Times New Roman" w:cs="Times New Roman"/>
          <w:i/>
          <w:iCs/>
          <w:color w:val="000000" w:themeColor="text1"/>
          <w:sz w:val="16"/>
          <w:szCs w:val="16"/>
        </w:rPr>
        <w:t xml:space="preserve">1. </w:t>
      </w:r>
      <w:r>
        <w:rPr>
          <w:rFonts w:ascii="Times New Roman" w:eastAsia="Times New Roman" w:hAnsi="Times New Roman" w:cs="Times New Roman"/>
          <w:i/>
          <w:iCs/>
          <w:color w:val="000000" w:themeColor="text1"/>
          <w:sz w:val="16"/>
          <w:szCs w:val="16"/>
        </w:rPr>
        <w:t>Precio Original</w:t>
      </w:r>
    </w:p>
    <w:p w14:paraId="7242D0DF" w14:textId="77777777" w:rsidR="00E42B30" w:rsidRPr="001023FE" w:rsidRDefault="00E42B30" w:rsidP="0021514C">
      <w:pPr>
        <w:spacing w:after="0" w:line="240" w:lineRule="auto"/>
        <w:jc w:val="center"/>
        <w:rPr>
          <w:rFonts w:ascii="Times New Roman" w:eastAsia="Times New Roman" w:hAnsi="Times New Roman" w:cs="Times New Roman"/>
          <w:i/>
          <w:color w:val="000000" w:themeColor="text1"/>
          <w:sz w:val="16"/>
          <w:szCs w:val="16"/>
        </w:rPr>
      </w:pPr>
    </w:p>
    <w:p w14:paraId="0F20E529" w14:textId="02B61F08" w:rsidR="52EFD494" w:rsidRDefault="109A8E9C" w:rsidP="0021514C">
      <w:pPr>
        <w:spacing w:after="0" w:line="240" w:lineRule="auto"/>
        <w:jc w:val="both"/>
        <w:rPr>
          <w:rFonts w:ascii="Times New Roman" w:eastAsia="Times New Roman" w:hAnsi="Times New Roman" w:cs="Times New Roman"/>
          <w:sz w:val="24"/>
          <w:szCs w:val="24"/>
        </w:rPr>
      </w:pPr>
      <w:r w:rsidRPr="1006F6FB">
        <w:rPr>
          <w:rFonts w:ascii="Times New Roman" w:eastAsia="Times New Roman" w:hAnsi="Times New Roman" w:cs="Times New Roman"/>
          <w:sz w:val="24"/>
          <w:szCs w:val="24"/>
        </w:rPr>
        <w:t>Como parece ser evidente los precios en su estatus normal no siguen una distribución normal, pues no se comporta para nada como la línea</w:t>
      </w:r>
      <w:r w:rsidR="144AEF63" w:rsidRPr="1006F6FB">
        <w:rPr>
          <w:rFonts w:ascii="Times New Roman" w:eastAsia="Times New Roman" w:hAnsi="Times New Roman" w:cs="Times New Roman"/>
          <w:sz w:val="24"/>
          <w:szCs w:val="24"/>
        </w:rPr>
        <w:t xml:space="preserve">. En los otros casos, tanto en la transformación logarítmica como en la transformación de raíz, se comporta de una mejor manera- en el sentido que los puntos se sobre ponen a la línea-. </w:t>
      </w:r>
      <w:r w:rsidR="52EFD494" w:rsidRPr="1006F6FB">
        <w:rPr>
          <w:rFonts w:ascii="Times New Roman" w:eastAsia="Times New Roman" w:hAnsi="Times New Roman" w:cs="Times New Roman"/>
          <w:sz w:val="24"/>
          <w:szCs w:val="24"/>
        </w:rPr>
        <w:t>Como segundo paso decidimos hacer una revisión de la correlación de las variables, no tan solo para conocer posibles pronosticadores, sino también para poder evitar algunos problemas de correlación entre las variables predictoras.</w:t>
      </w:r>
      <w:r w:rsidR="3DCB743C" w:rsidRPr="1006F6FB">
        <w:rPr>
          <w:rFonts w:ascii="Times New Roman" w:eastAsia="Times New Roman" w:hAnsi="Times New Roman" w:cs="Times New Roman"/>
          <w:sz w:val="24"/>
          <w:szCs w:val="24"/>
        </w:rPr>
        <w:t xml:space="preserve"> Para que el análisis sea robusto decidimos hacerlo con dos comandos distintos.</w:t>
      </w:r>
    </w:p>
    <w:p w14:paraId="64BD76C4" w14:textId="3C2F4DEF" w:rsidR="0252BDB0" w:rsidRDefault="0252BDB0" w:rsidP="0021514C">
      <w:pPr>
        <w:spacing w:after="0" w:line="240" w:lineRule="auto"/>
        <w:jc w:val="center"/>
        <w:rPr>
          <w:rFonts w:ascii="Times New Roman" w:eastAsia="Times New Roman" w:hAnsi="Times New Roman" w:cs="Times New Roman"/>
          <w:sz w:val="24"/>
          <w:szCs w:val="24"/>
        </w:rPr>
      </w:pPr>
      <w:r>
        <w:rPr>
          <w:noProof/>
        </w:rPr>
        <w:lastRenderedPageBreak/>
        <w:drawing>
          <wp:inline distT="0" distB="0" distL="0" distR="0" wp14:anchorId="22141F1E" wp14:editId="0C237494">
            <wp:extent cx="2983736" cy="2175641"/>
            <wp:effectExtent l="0" t="0" r="1270" b="0"/>
            <wp:docPr id="278048801" name="Imagen 27804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21095" cy="2202882"/>
                    </a:xfrm>
                    <a:prstGeom prst="rect">
                      <a:avLst/>
                    </a:prstGeom>
                  </pic:spPr>
                </pic:pic>
              </a:graphicData>
            </a:graphic>
          </wp:inline>
        </w:drawing>
      </w:r>
    </w:p>
    <w:p w14:paraId="3F6431A2" w14:textId="39815F97" w:rsidR="002546DD" w:rsidRDefault="00B663D4" w:rsidP="002546DD">
      <w:pPr>
        <w:spacing w:after="0" w:line="240" w:lineRule="auto"/>
        <w:jc w:val="center"/>
        <w:rPr>
          <w:rFonts w:ascii="Times New Roman" w:eastAsia="Times New Roman" w:hAnsi="Times New Roman" w:cs="Times New Roman"/>
          <w:i/>
          <w:iCs/>
          <w:color w:val="000000" w:themeColor="text1"/>
          <w:sz w:val="16"/>
          <w:szCs w:val="16"/>
        </w:rPr>
      </w:pPr>
      <w:r>
        <w:rPr>
          <w:rFonts w:ascii="Times New Roman" w:eastAsia="Times New Roman" w:hAnsi="Times New Roman" w:cs="Times New Roman"/>
          <w:i/>
          <w:iCs/>
          <w:color w:val="000000" w:themeColor="text1"/>
          <w:sz w:val="16"/>
          <w:szCs w:val="16"/>
        </w:rPr>
        <w:t xml:space="preserve">Gráfica </w:t>
      </w:r>
      <w:r w:rsidR="001023FE">
        <w:rPr>
          <w:rFonts w:ascii="Times New Roman" w:eastAsia="Times New Roman" w:hAnsi="Times New Roman" w:cs="Times New Roman"/>
          <w:i/>
          <w:iCs/>
          <w:color w:val="000000" w:themeColor="text1"/>
          <w:sz w:val="16"/>
          <w:szCs w:val="16"/>
        </w:rPr>
        <w:t>2</w:t>
      </w:r>
      <w:r>
        <w:rPr>
          <w:rFonts w:ascii="Times New Roman" w:eastAsia="Times New Roman" w:hAnsi="Times New Roman" w:cs="Times New Roman"/>
          <w:i/>
          <w:iCs/>
          <w:color w:val="000000" w:themeColor="text1"/>
          <w:sz w:val="16"/>
          <w:szCs w:val="16"/>
        </w:rPr>
        <w:t>:</w:t>
      </w:r>
      <w:r w:rsidR="001023FE">
        <w:rPr>
          <w:rFonts w:ascii="Times New Roman" w:eastAsia="Times New Roman" w:hAnsi="Times New Roman" w:cs="Times New Roman"/>
          <w:i/>
          <w:iCs/>
          <w:color w:val="000000" w:themeColor="text1"/>
          <w:sz w:val="16"/>
          <w:szCs w:val="16"/>
        </w:rPr>
        <w:t xml:space="preserve"> Correlaciones de variables</w:t>
      </w:r>
    </w:p>
    <w:p w14:paraId="7C037E9B" w14:textId="77777777" w:rsidR="002546DD" w:rsidRPr="002546DD" w:rsidRDefault="002546DD" w:rsidP="002546DD">
      <w:pPr>
        <w:spacing w:after="0" w:line="240" w:lineRule="auto"/>
        <w:jc w:val="center"/>
        <w:rPr>
          <w:rFonts w:ascii="Times New Roman" w:eastAsia="Times New Roman" w:hAnsi="Times New Roman" w:cs="Times New Roman"/>
          <w:i/>
          <w:iCs/>
          <w:color w:val="000000" w:themeColor="text1"/>
          <w:sz w:val="16"/>
          <w:szCs w:val="16"/>
        </w:rPr>
      </w:pPr>
    </w:p>
    <w:p w14:paraId="69E309AB" w14:textId="01A28160" w:rsidR="002546DD" w:rsidRDefault="0252BDB0"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En este caso nos podemos fijar en dos cuestiones </w:t>
      </w:r>
      <w:r w:rsidR="207FB7A0" w:rsidRPr="3730C006">
        <w:rPr>
          <w:rFonts w:ascii="Times New Roman" w:eastAsia="Times New Roman" w:hAnsi="Times New Roman" w:cs="Times New Roman"/>
          <w:sz w:val="24"/>
          <w:szCs w:val="24"/>
        </w:rPr>
        <w:t>importantes</w:t>
      </w:r>
      <w:r w:rsidRPr="3730C006">
        <w:rPr>
          <w:rFonts w:ascii="Times New Roman" w:eastAsia="Times New Roman" w:hAnsi="Times New Roman" w:cs="Times New Roman"/>
          <w:sz w:val="24"/>
          <w:szCs w:val="24"/>
        </w:rPr>
        <w:t xml:space="preserve">. En primer </w:t>
      </w:r>
      <w:r w:rsidR="40A2E8DB" w:rsidRPr="3730C006">
        <w:rPr>
          <w:rFonts w:ascii="Times New Roman" w:eastAsia="Times New Roman" w:hAnsi="Times New Roman" w:cs="Times New Roman"/>
          <w:sz w:val="24"/>
          <w:szCs w:val="24"/>
        </w:rPr>
        <w:t>lugar,</w:t>
      </w:r>
      <w:r w:rsidRPr="3730C006">
        <w:rPr>
          <w:rFonts w:ascii="Times New Roman" w:eastAsia="Times New Roman" w:hAnsi="Times New Roman" w:cs="Times New Roman"/>
          <w:sz w:val="24"/>
          <w:szCs w:val="24"/>
        </w:rPr>
        <w:t xml:space="preserve"> no hay correlaciones </w:t>
      </w:r>
      <w:r w:rsidR="1CB8663B" w:rsidRPr="3730C006">
        <w:rPr>
          <w:rFonts w:ascii="Times New Roman" w:eastAsia="Times New Roman" w:hAnsi="Times New Roman" w:cs="Times New Roman"/>
          <w:sz w:val="24"/>
          <w:szCs w:val="24"/>
        </w:rPr>
        <w:t>que parezcan ser lo suficientemente grandes para poder eliminarlas</w:t>
      </w:r>
      <w:r w:rsidR="007347BB">
        <w:rPr>
          <w:rFonts w:ascii="Times New Roman" w:eastAsia="Times New Roman" w:hAnsi="Times New Roman" w:cs="Times New Roman"/>
          <w:sz w:val="24"/>
          <w:szCs w:val="24"/>
        </w:rPr>
        <w:t xml:space="preserve">. </w:t>
      </w:r>
      <w:r w:rsidR="569A3C0C" w:rsidRPr="3730C006">
        <w:rPr>
          <w:rFonts w:ascii="Times New Roman" w:eastAsia="Times New Roman" w:hAnsi="Times New Roman" w:cs="Times New Roman"/>
          <w:sz w:val="24"/>
          <w:szCs w:val="24"/>
        </w:rPr>
        <w:t xml:space="preserve">Como una segunda cuestión, vemos que las variables como </w:t>
      </w:r>
      <w:r w:rsidR="0ED88ADA" w:rsidRPr="3730C006">
        <w:rPr>
          <w:rFonts w:ascii="Times New Roman" w:eastAsia="Times New Roman" w:hAnsi="Times New Roman" w:cs="Times New Roman"/>
          <w:sz w:val="24"/>
          <w:szCs w:val="24"/>
        </w:rPr>
        <w:t>área</w:t>
      </w:r>
      <w:r w:rsidR="569A3C0C" w:rsidRPr="3730C006">
        <w:rPr>
          <w:rFonts w:ascii="Times New Roman" w:eastAsia="Times New Roman" w:hAnsi="Times New Roman" w:cs="Times New Roman"/>
          <w:sz w:val="24"/>
          <w:szCs w:val="24"/>
        </w:rPr>
        <w:t xml:space="preserve"> cubierta</w:t>
      </w:r>
      <w:r w:rsidR="40D5B8B2" w:rsidRPr="3730C006">
        <w:rPr>
          <w:rFonts w:ascii="Times New Roman" w:eastAsia="Times New Roman" w:hAnsi="Times New Roman" w:cs="Times New Roman"/>
          <w:sz w:val="24"/>
          <w:szCs w:val="24"/>
        </w:rPr>
        <w:t xml:space="preserve">, cuartos, baños tienen una relación importante con </w:t>
      </w:r>
      <w:r w:rsidR="6B20D03E" w:rsidRPr="3730C006">
        <w:rPr>
          <w:rFonts w:ascii="Times New Roman" w:eastAsia="Times New Roman" w:hAnsi="Times New Roman" w:cs="Times New Roman"/>
          <w:sz w:val="24"/>
          <w:szCs w:val="24"/>
        </w:rPr>
        <w:t>el precio</w:t>
      </w:r>
      <w:r w:rsidR="00887D53">
        <w:rPr>
          <w:rFonts w:ascii="Times New Roman" w:eastAsia="Times New Roman" w:hAnsi="Times New Roman" w:cs="Times New Roman"/>
          <w:sz w:val="24"/>
          <w:szCs w:val="24"/>
        </w:rPr>
        <w:t>.</w:t>
      </w:r>
      <w:r w:rsidR="40D5B8B2" w:rsidRPr="3730C006">
        <w:rPr>
          <w:rFonts w:ascii="Times New Roman" w:eastAsia="Times New Roman" w:hAnsi="Times New Roman" w:cs="Times New Roman"/>
          <w:sz w:val="24"/>
          <w:szCs w:val="24"/>
        </w:rPr>
        <w:t xml:space="preserve"> </w:t>
      </w:r>
      <w:r w:rsidR="00BE1EA5">
        <w:rPr>
          <w:rFonts w:ascii="Times New Roman" w:eastAsia="Times New Roman" w:hAnsi="Times New Roman" w:cs="Times New Roman"/>
          <w:sz w:val="24"/>
          <w:szCs w:val="24"/>
        </w:rPr>
        <w:t>A continuación, pueden encontrar la tabla con las estadísticas descriptivas de cada una de las variables de tipo binario, categórico y numérico que se emplearon:</w:t>
      </w:r>
    </w:p>
    <w:p w14:paraId="78004F85" w14:textId="4EEA1967" w:rsidR="00BE1EA5" w:rsidRDefault="0054629C" w:rsidP="0021514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DD64EE" wp14:editId="3890C27C">
            <wp:extent cx="3689817" cy="5297213"/>
            <wp:effectExtent l="0" t="0" r="6350" b="0"/>
            <wp:docPr id="1756333228" name="Imagen 1756333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3228" name="Imagen 17563332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87661" cy="5437681"/>
                    </a:xfrm>
                    <a:prstGeom prst="rect">
                      <a:avLst/>
                    </a:prstGeom>
                  </pic:spPr>
                </pic:pic>
              </a:graphicData>
            </a:graphic>
          </wp:inline>
        </w:drawing>
      </w:r>
    </w:p>
    <w:p w14:paraId="1C56E591" w14:textId="53C94DFC" w:rsidR="0048763C" w:rsidRDefault="0048763C" w:rsidP="0021514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themeColor="text1"/>
          <w:sz w:val="16"/>
          <w:szCs w:val="16"/>
        </w:rPr>
        <w:lastRenderedPageBreak/>
        <w:t>Tabla 1: Estadísticas Descriptivas</w:t>
      </w:r>
    </w:p>
    <w:p w14:paraId="1161C14E" w14:textId="00C10520" w:rsidR="00876930" w:rsidRDefault="000E0924" w:rsidP="002151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Aquellas variables que nosotros contábamos desde un inicio fueron las siguientes: </w:t>
      </w:r>
      <w:proofErr w:type="spellStart"/>
      <w:r w:rsidR="001978AC">
        <w:rPr>
          <w:rFonts w:ascii="Times New Roman" w:eastAsia="Times New Roman" w:hAnsi="Times New Roman" w:cs="Times New Roman"/>
          <w:sz w:val="24"/>
          <w:szCs w:val="24"/>
        </w:rPr>
        <w:t>Property_id</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city</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p</w:t>
      </w:r>
      <w:r>
        <w:rPr>
          <w:rFonts w:ascii="Times New Roman" w:eastAsia="Times New Roman" w:hAnsi="Times New Roman" w:cs="Times New Roman"/>
          <w:sz w:val="24"/>
          <w:szCs w:val="24"/>
        </w:rPr>
        <w:t>rice</w:t>
      </w:r>
      <w:proofErr w:type="spellEnd"/>
      <w:r>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month</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year</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Surface_total</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Surface_covered</w:t>
      </w:r>
      <w:proofErr w:type="spellEnd"/>
      <w:r w:rsidR="001978AC">
        <w:rPr>
          <w:rFonts w:ascii="Times New Roman" w:eastAsia="Times New Roman" w:hAnsi="Times New Roman" w:cs="Times New Roman"/>
          <w:sz w:val="24"/>
          <w:szCs w:val="24"/>
        </w:rPr>
        <w:t xml:space="preserve">, </w:t>
      </w:r>
      <w:proofErr w:type="spellStart"/>
      <w:r w:rsidR="001978AC">
        <w:rPr>
          <w:rFonts w:ascii="Times New Roman" w:eastAsia="Times New Roman" w:hAnsi="Times New Roman" w:cs="Times New Roman"/>
          <w:sz w:val="24"/>
          <w:szCs w:val="24"/>
        </w:rPr>
        <w:t>rooms</w:t>
      </w:r>
      <w:proofErr w:type="spellEnd"/>
      <w:r w:rsidR="001978AC">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bedrooms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bathrooms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property_type</w:t>
      </w:r>
      <w:proofErr w:type="spellEnd"/>
      <w:r>
        <w:rPr>
          <w:rFonts w:ascii="Times New Roman" w:eastAsia="Times New Roman" w:hAnsi="Times New Roman" w:cs="Times New Roman"/>
          <w:sz w:val="24"/>
          <w:szCs w:val="24"/>
        </w:rPr>
        <w:t xml:space="preserve">, </w:t>
      </w:r>
      <w:proofErr w:type="spellStart"/>
      <w:r w:rsidR="00D067E2">
        <w:rPr>
          <w:rFonts w:ascii="Times New Roman" w:eastAsia="Times New Roman" w:hAnsi="Times New Roman" w:cs="Times New Roman"/>
          <w:sz w:val="24"/>
          <w:szCs w:val="24"/>
        </w:rPr>
        <w:t>operation_type</w:t>
      </w:r>
      <w:proofErr w:type="spellEnd"/>
      <w:r w:rsidR="00D067E2">
        <w:rPr>
          <w:rFonts w:ascii="Times New Roman" w:eastAsia="Times New Roman" w:hAnsi="Times New Roman" w:cs="Times New Roman"/>
          <w:sz w:val="24"/>
          <w:szCs w:val="24"/>
        </w:rPr>
        <w:t xml:space="preserve">, </w:t>
      </w:r>
      <w:proofErr w:type="spellStart"/>
      <w:r w:rsidR="00D067E2">
        <w:rPr>
          <w:rFonts w:ascii="Times New Roman" w:eastAsia="Times New Roman" w:hAnsi="Times New Roman" w:cs="Times New Roman"/>
          <w:sz w:val="24"/>
          <w:szCs w:val="24"/>
        </w:rPr>
        <w:t>latitude</w:t>
      </w:r>
      <w:proofErr w:type="spellEnd"/>
      <w:r w:rsidR="00D067E2">
        <w:rPr>
          <w:rFonts w:ascii="Times New Roman" w:eastAsia="Times New Roman" w:hAnsi="Times New Roman" w:cs="Times New Roman"/>
          <w:sz w:val="24"/>
          <w:szCs w:val="24"/>
        </w:rPr>
        <w:t xml:space="preserve">, </w:t>
      </w:r>
      <w:proofErr w:type="spellStart"/>
      <w:r w:rsidR="00D067E2">
        <w:rPr>
          <w:rFonts w:ascii="Times New Roman" w:eastAsia="Times New Roman" w:hAnsi="Times New Roman" w:cs="Times New Roman"/>
          <w:sz w:val="24"/>
          <w:szCs w:val="24"/>
        </w:rPr>
        <w:t>longitude</w:t>
      </w:r>
      <w:proofErr w:type="spellEnd"/>
      <w:r w:rsidR="00D067E2">
        <w:rPr>
          <w:rFonts w:ascii="Times New Roman" w:eastAsia="Times New Roman" w:hAnsi="Times New Roman" w:cs="Times New Roman"/>
          <w:sz w:val="24"/>
          <w:szCs w:val="24"/>
        </w:rPr>
        <w:t xml:space="preserve">, </w:t>
      </w:r>
      <w:proofErr w:type="spellStart"/>
      <w:r w:rsidR="00D067E2">
        <w:rPr>
          <w:rFonts w:ascii="Times New Roman" w:eastAsia="Times New Roman" w:hAnsi="Times New Roman" w:cs="Times New Roman"/>
          <w:sz w:val="24"/>
          <w:szCs w:val="24"/>
        </w:rPr>
        <w:t>title</w:t>
      </w:r>
      <w:proofErr w:type="spellEnd"/>
      <w:r w:rsidR="00D067E2">
        <w:rPr>
          <w:rFonts w:ascii="Times New Roman" w:eastAsia="Times New Roman" w:hAnsi="Times New Roman" w:cs="Times New Roman"/>
          <w:sz w:val="24"/>
          <w:szCs w:val="24"/>
        </w:rPr>
        <w:t xml:space="preserve"> y </w:t>
      </w:r>
      <w:proofErr w:type="spellStart"/>
      <w:r w:rsidR="00D067E2">
        <w:rPr>
          <w:rFonts w:ascii="Times New Roman" w:eastAsia="Times New Roman" w:hAnsi="Times New Roman" w:cs="Times New Roman"/>
          <w:sz w:val="24"/>
          <w:szCs w:val="24"/>
        </w:rPr>
        <w:t>description</w:t>
      </w:r>
      <w:proofErr w:type="spellEnd"/>
      <w:r w:rsidR="00D067E2">
        <w:rPr>
          <w:rFonts w:ascii="Times New Roman" w:eastAsia="Times New Roman" w:hAnsi="Times New Roman" w:cs="Times New Roman"/>
          <w:sz w:val="24"/>
          <w:szCs w:val="24"/>
        </w:rPr>
        <w:t>.</w:t>
      </w:r>
      <w:r w:rsidR="00F758FE">
        <w:rPr>
          <w:rFonts w:ascii="Times New Roman" w:eastAsia="Times New Roman" w:hAnsi="Times New Roman" w:cs="Times New Roman"/>
          <w:sz w:val="24"/>
          <w:szCs w:val="24"/>
        </w:rPr>
        <w:t xml:space="preserve"> </w:t>
      </w:r>
      <w:r w:rsidR="00BC345E">
        <w:rPr>
          <w:rFonts w:ascii="Times New Roman" w:eastAsia="Times New Roman" w:hAnsi="Times New Roman" w:cs="Times New Roman"/>
          <w:sz w:val="24"/>
          <w:szCs w:val="24"/>
        </w:rPr>
        <w:t xml:space="preserve">Aquellas que se construyeron con </w:t>
      </w:r>
      <w:proofErr w:type="spellStart"/>
      <w:r w:rsidR="00BC345E">
        <w:rPr>
          <w:rFonts w:ascii="Times New Roman" w:eastAsia="Times New Roman" w:hAnsi="Times New Roman" w:cs="Times New Roman"/>
          <w:sz w:val="24"/>
          <w:szCs w:val="24"/>
        </w:rPr>
        <w:t>OpenStreetMap</w:t>
      </w:r>
      <w:proofErr w:type="spellEnd"/>
      <w:r w:rsidR="00BC345E">
        <w:rPr>
          <w:rFonts w:ascii="Times New Roman" w:eastAsia="Times New Roman" w:hAnsi="Times New Roman" w:cs="Times New Roman"/>
          <w:sz w:val="24"/>
          <w:szCs w:val="24"/>
        </w:rPr>
        <w:t xml:space="preserve"> fueron todas aquellas que tienen “Distancia” en su nombre. En este caso a parques, estadio, banco, parada de bus, </w:t>
      </w:r>
      <w:proofErr w:type="spellStart"/>
      <w:r w:rsidR="00BC345E">
        <w:rPr>
          <w:rFonts w:ascii="Times New Roman" w:eastAsia="Times New Roman" w:hAnsi="Times New Roman" w:cs="Times New Roman"/>
          <w:sz w:val="24"/>
          <w:szCs w:val="24"/>
        </w:rPr>
        <w:t>college</w:t>
      </w:r>
      <w:proofErr w:type="spellEnd"/>
      <w:r w:rsidR="00BC345E">
        <w:rPr>
          <w:rFonts w:ascii="Times New Roman" w:eastAsia="Times New Roman" w:hAnsi="Times New Roman" w:cs="Times New Roman"/>
          <w:sz w:val="24"/>
          <w:szCs w:val="24"/>
        </w:rPr>
        <w:t xml:space="preserve">, hospitales, estaciones de policía, universidades, bares, veterinarias, centros comerciales y reservas naturales. Finalmente, </w:t>
      </w:r>
      <w:r w:rsidR="00D74A89">
        <w:rPr>
          <w:rFonts w:ascii="Times New Roman" w:eastAsia="Times New Roman" w:hAnsi="Times New Roman" w:cs="Times New Roman"/>
          <w:sz w:val="24"/>
          <w:szCs w:val="24"/>
        </w:rPr>
        <w:t xml:space="preserve">aquellas variables como </w:t>
      </w:r>
      <w:r w:rsidR="00DF76C6">
        <w:rPr>
          <w:rFonts w:ascii="Times New Roman" w:eastAsia="Times New Roman" w:hAnsi="Times New Roman" w:cs="Times New Roman"/>
          <w:sz w:val="24"/>
          <w:szCs w:val="24"/>
        </w:rPr>
        <w:t xml:space="preserve">parqueadero, terraza, piscina, conjunto, </w:t>
      </w:r>
      <w:proofErr w:type="spellStart"/>
      <w:r w:rsidR="00DF76C6">
        <w:rPr>
          <w:rFonts w:ascii="Times New Roman" w:eastAsia="Times New Roman" w:hAnsi="Times New Roman" w:cs="Times New Roman"/>
          <w:sz w:val="24"/>
          <w:szCs w:val="24"/>
        </w:rPr>
        <w:t>apartaestudio</w:t>
      </w:r>
      <w:proofErr w:type="spellEnd"/>
      <w:r w:rsidR="00DF76C6">
        <w:rPr>
          <w:rFonts w:ascii="Times New Roman" w:eastAsia="Times New Roman" w:hAnsi="Times New Roman" w:cs="Times New Roman"/>
          <w:sz w:val="24"/>
          <w:szCs w:val="24"/>
        </w:rPr>
        <w:t xml:space="preserve">, número de piso, cantidad de baños, cantidad de cuartos, metros, dúplex, vista, </w:t>
      </w:r>
      <w:proofErr w:type="spellStart"/>
      <w:r w:rsidR="00DF76C6">
        <w:rPr>
          <w:rFonts w:ascii="Times New Roman" w:eastAsia="Times New Roman" w:hAnsi="Times New Roman" w:cs="Times New Roman"/>
          <w:sz w:val="24"/>
          <w:szCs w:val="24"/>
        </w:rPr>
        <w:t>penthouse</w:t>
      </w:r>
      <w:proofErr w:type="spellEnd"/>
      <w:r w:rsidR="00DF76C6">
        <w:rPr>
          <w:rFonts w:ascii="Times New Roman" w:eastAsia="Times New Roman" w:hAnsi="Times New Roman" w:cs="Times New Roman"/>
          <w:sz w:val="24"/>
          <w:szCs w:val="24"/>
        </w:rPr>
        <w:t xml:space="preserve"> y casa fueron todas </w:t>
      </w:r>
      <w:r w:rsidR="00005087">
        <w:rPr>
          <w:rFonts w:ascii="Times New Roman" w:eastAsia="Times New Roman" w:hAnsi="Times New Roman" w:cs="Times New Roman"/>
          <w:sz w:val="24"/>
          <w:szCs w:val="24"/>
        </w:rPr>
        <w:t>extraídas</w:t>
      </w:r>
      <w:r w:rsidR="00436CD8">
        <w:rPr>
          <w:rFonts w:ascii="Times New Roman" w:eastAsia="Times New Roman" w:hAnsi="Times New Roman" w:cs="Times New Roman"/>
          <w:sz w:val="24"/>
          <w:szCs w:val="24"/>
        </w:rPr>
        <w:t xml:space="preserve"> de los textos en el título y en las descripciones de cada una de las observaciones.</w:t>
      </w:r>
      <w:r w:rsidR="00FC4DB2">
        <w:rPr>
          <w:rFonts w:ascii="Times New Roman" w:eastAsia="Times New Roman" w:hAnsi="Times New Roman" w:cs="Times New Roman"/>
          <w:sz w:val="24"/>
          <w:szCs w:val="24"/>
        </w:rPr>
        <w:t xml:space="preserve"> </w:t>
      </w:r>
      <w:r w:rsidR="00876930">
        <w:rPr>
          <w:rFonts w:ascii="Times New Roman" w:eastAsia="Times New Roman" w:hAnsi="Times New Roman" w:cs="Times New Roman"/>
          <w:sz w:val="24"/>
          <w:szCs w:val="24"/>
        </w:rPr>
        <w:t xml:space="preserve">Para todas aquellas variables </w:t>
      </w:r>
      <w:r w:rsidR="0079776B">
        <w:rPr>
          <w:rFonts w:ascii="Times New Roman" w:eastAsia="Times New Roman" w:hAnsi="Times New Roman" w:cs="Times New Roman"/>
          <w:sz w:val="24"/>
          <w:szCs w:val="24"/>
        </w:rPr>
        <w:t xml:space="preserve">de tipo </w:t>
      </w:r>
      <w:proofErr w:type="spellStart"/>
      <w:r w:rsidR="0079776B">
        <w:rPr>
          <w:rFonts w:ascii="Times New Roman" w:eastAsia="Times New Roman" w:hAnsi="Times New Roman" w:cs="Times New Roman"/>
          <w:sz w:val="24"/>
          <w:szCs w:val="24"/>
        </w:rPr>
        <w:t>númerico</w:t>
      </w:r>
      <w:proofErr w:type="spellEnd"/>
      <w:r w:rsidR="0079776B">
        <w:rPr>
          <w:rFonts w:ascii="Times New Roman" w:eastAsia="Times New Roman" w:hAnsi="Times New Roman" w:cs="Times New Roman"/>
          <w:sz w:val="24"/>
          <w:szCs w:val="24"/>
        </w:rPr>
        <w:t xml:space="preserve"> </w:t>
      </w:r>
      <w:r w:rsidR="00876930">
        <w:rPr>
          <w:rFonts w:ascii="Times New Roman" w:eastAsia="Times New Roman" w:hAnsi="Times New Roman" w:cs="Times New Roman"/>
          <w:sz w:val="24"/>
          <w:szCs w:val="24"/>
        </w:rPr>
        <w:t>que no</w:t>
      </w:r>
      <w:r w:rsidR="0079776B">
        <w:rPr>
          <w:rFonts w:ascii="Times New Roman" w:eastAsia="Times New Roman" w:hAnsi="Times New Roman" w:cs="Times New Roman"/>
          <w:sz w:val="24"/>
          <w:szCs w:val="24"/>
        </w:rPr>
        <w:t xml:space="preserve"> quedaron con información, se utilizaron la mediana y la media como forma de imputar un dato aproximado y no perder la informa</w:t>
      </w:r>
      <w:r w:rsidR="00FC4DB2">
        <w:rPr>
          <w:rFonts w:ascii="Times New Roman" w:eastAsia="Times New Roman" w:hAnsi="Times New Roman" w:cs="Times New Roman"/>
          <w:sz w:val="24"/>
          <w:szCs w:val="24"/>
        </w:rPr>
        <w:t>ción recolectada por medio del manejo de textos.</w:t>
      </w:r>
    </w:p>
    <w:p w14:paraId="513AABFD" w14:textId="0CB6B2FD" w:rsidR="08E62DC9" w:rsidRDefault="0097615C" w:rsidP="0021514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Respecto a las variables que fueron generadas por todo este proceso de manejo de textos y </w:t>
      </w:r>
      <w:proofErr w:type="spellStart"/>
      <w:r>
        <w:rPr>
          <w:rFonts w:ascii="Times New Roman" w:eastAsia="Times New Roman" w:hAnsi="Times New Roman" w:cs="Times New Roman"/>
          <w:sz w:val="24"/>
          <w:szCs w:val="24"/>
        </w:rPr>
        <w:t>OpenStreetMap</w:t>
      </w:r>
      <w:proofErr w:type="spellEnd"/>
      <w:r>
        <w:rPr>
          <w:rFonts w:ascii="Times New Roman" w:eastAsia="Times New Roman" w:hAnsi="Times New Roman" w:cs="Times New Roman"/>
          <w:sz w:val="24"/>
          <w:szCs w:val="24"/>
        </w:rPr>
        <w:t>, e</w:t>
      </w:r>
      <w:r w:rsidR="08E62DC9" w:rsidRPr="3730C006">
        <w:rPr>
          <w:rFonts w:ascii="Times New Roman" w:eastAsia="Times New Roman" w:hAnsi="Times New Roman" w:cs="Times New Roman"/>
          <w:sz w:val="24"/>
          <w:szCs w:val="24"/>
        </w:rPr>
        <w:t xml:space="preserve">ncontramos una relación positiva en el caso de la proximidad a </w:t>
      </w:r>
      <w:r w:rsidR="4EBAFB07" w:rsidRPr="2FD097D5">
        <w:rPr>
          <w:rFonts w:ascii="Times New Roman" w:eastAsia="Times New Roman" w:hAnsi="Times New Roman" w:cs="Times New Roman"/>
          <w:sz w:val="24"/>
          <w:szCs w:val="24"/>
        </w:rPr>
        <w:t xml:space="preserve">CAI </w:t>
      </w:r>
      <w:r w:rsidR="00FC4DB2" w:rsidRPr="2FD097D5">
        <w:rPr>
          <w:rFonts w:ascii="Times New Roman" w:eastAsia="Times New Roman" w:hAnsi="Times New Roman" w:cs="Times New Roman"/>
          <w:sz w:val="24"/>
          <w:szCs w:val="24"/>
        </w:rPr>
        <w:t xml:space="preserve">y </w:t>
      </w:r>
      <w:r w:rsidR="00FC4DB2" w:rsidRPr="3730C006">
        <w:rPr>
          <w:rFonts w:ascii="Times New Roman" w:eastAsia="Times New Roman" w:hAnsi="Times New Roman" w:cs="Times New Roman"/>
          <w:sz w:val="24"/>
          <w:szCs w:val="24"/>
        </w:rPr>
        <w:t>estaciones</w:t>
      </w:r>
      <w:r w:rsidR="08E62DC9" w:rsidRPr="3730C006">
        <w:rPr>
          <w:rFonts w:ascii="Times New Roman" w:eastAsia="Times New Roman" w:hAnsi="Times New Roman" w:cs="Times New Roman"/>
          <w:sz w:val="24"/>
          <w:szCs w:val="24"/>
        </w:rPr>
        <w:t xml:space="preserve"> de autobús, con pendientes no muy pronunciadas. Esto sugiere que las viviendas cercanas a estos centros tienden a tener precios más altos, y a medida que la distancia aumenta, los precios tienden a disminuir. Esta relación se respalda con argumentos teóricos, ya que la accesibilidad al transporte público en el caso de las estaciones de autobús y la sensación de seguridad relacionada con los </w:t>
      </w:r>
      <w:proofErr w:type="spellStart"/>
      <w:r w:rsidR="08E62DC9" w:rsidRPr="3730C006">
        <w:rPr>
          <w:rFonts w:ascii="Times New Roman" w:eastAsia="Times New Roman" w:hAnsi="Times New Roman" w:cs="Times New Roman"/>
          <w:sz w:val="24"/>
          <w:szCs w:val="24"/>
        </w:rPr>
        <w:t>CAIs</w:t>
      </w:r>
      <w:proofErr w:type="spellEnd"/>
      <w:r w:rsidR="08E62DC9" w:rsidRPr="3730C006">
        <w:rPr>
          <w:rFonts w:ascii="Times New Roman" w:eastAsia="Times New Roman" w:hAnsi="Times New Roman" w:cs="Times New Roman"/>
          <w:sz w:val="24"/>
          <w:szCs w:val="24"/>
        </w:rPr>
        <w:t xml:space="preserve"> pueden influir en los precios. Claro </w:t>
      </w:r>
      <w:r w:rsidRPr="3730C006">
        <w:rPr>
          <w:rFonts w:ascii="Times New Roman" w:eastAsia="Times New Roman" w:hAnsi="Times New Roman" w:cs="Times New Roman"/>
          <w:sz w:val="24"/>
          <w:szCs w:val="24"/>
        </w:rPr>
        <w:t>está</w:t>
      </w:r>
      <w:r w:rsidR="08E62DC9" w:rsidRPr="3730C006">
        <w:rPr>
          <w:rFonts w:ascii="Times New Roman" w:eastAsia="Times New Roman" w:hAnsi="Times New Roman" w:cs="Times New Roman"/>
          <w:sz w:val="24"/>
          <w:szCs w:val="24"/>
        </w:rPr>
        <w:t>, la seguridad no necesariamente tiene que ser mayor pero la percepción ciudadana puede influir en el precio.</w:t>
      </w:r>
    </w:p>
    <w:p w14:paraId="23026B62" w14:textId="60C6ED9D" w:rsidR="08E62DC9" w:rsidRDefault="08E62DC9"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Por otro lado, en el caso de la distancia a bares, la relación no fue tan clara y la línea de regresión mostró un patrón no lineal. Lo que sí observamos es que las viviendas más costosas, en el rango de 1,200 a 1,600 millones de pesos, se encontraban a una distancia de 0 a 2,000 metros de algún bar. Mientras que en la región de 2,000 metros o más, solo encontramos viviendas de menor precio, en el rango de 400 a 800 millones. En el rango intermedio de distancias, encontramos una concentración de ambos rangos de precios, lo que puede explicar la falta de una relación clara.</w:t>
      </w:r>
      <w:r w:rsidR="780FD920" w:rsidRPr="063E9BAC">
        <w:rPr>
          <w:rFonts w:ascii="Times New Roman" w:eastAsia="Times New Roman" w:hAnsi="Times New Roman" w:cs="Times New Roman"/>
          <w:sz w:val="24"/>
          <w:szCs w:val="24"/>
        </w:rPr>
        <w:t xml:space="preserve"> </w:t>
      </w:r>
    </w:p>
    <w:p w14:paraId="0D34D751" w14:textId="167BF5F4" w:rsidR="08E62DC9" w:rsidRDefault="08E62DC9" w:rsidP="0021514C">
      <w:pPr>
        <w:spacing w:after="0" w:line="240" w:lineRule="auto"/>
        <w:jc w:val="both"/>
        <w:rPr>
          <w:rFonts w:ascii="Calibri" w:eastAsia="Calibri" w:hAnsi="Calibri" w:cs="Calibri"/>
        </w:rPr>
      </w:pPr>
      <w:r w:rsidRPr="3730C006">
        <w:rPr>
          <w:rFonts w:ascii="Times New Roman" w:eastAsia="Times New Roman" w:hAnsi="Times New Roman" w:cs="Times New Roman"/>
          <w:sz w:val="24"/>
          <w:szCs w:val="24"/>
        </w:rPr>
        <w:t>En otros casos, no pudimos identificar a simple vista una relación clara entre las distancias y los precios, como sucedió con la variable de distancia a parques. Esto podría deberse a la distribución de muchos parques en la muestra, lo que dificulta la identificación de patrones claros.</w:t>
      </w:r>
      <w:r w:rsidR="262558D1" w:rsidRPr="64F32739">
        <w:rPr>
          <w:rFonts w:ascii="Times New Roman" w:eastAsia="Times New Roman" w:hAnsi="Times New Roman" w:cs="Times New Roman"/>
          <w:sz w:val="24"/>
          <w:szCs w:val="24"/>
        </w:rPr>
        <w:t xml:space="preserve"> </w:t>
      </w:r>
      <w:r w:rsidR="262558D1" w:rsidRPr="667E8611">
        <w:rPr>
          <w:rFonts w:ascii="Times New Roman" w:eastAsia="Times New Roman" w:hAnsi="Times New Roman" w:cs="Times New Roman"/>
          <w:sz w:val="24"/>
          <w:szCs w:val="24"/>
        </w:rPr>
        <w:t xml:space="preserve">Por otro lado, hubo situaciones </w:t>
      </w:r>
      <w:r w:rsidR="262558D1" w:rsidRPr="1E55EB97">
        <w:rPr>
          <w:rFonts w:ascii="Times New Roman" w:eastAsia="Times New Roman" w:hAnsi="Times New Roman" w:cs="Times New Roman"/>
          <w:sz w:val="24"/>
          <w:szCs w:val="24"/>
        </w:rPr>
        <w:t xml:space="preserve">inquietantes como con la </w:t>
      </w:r>
      <w:r w:rsidR="017993FD" w:rsidRPr="16015037">
        <w:rPr>
          <w:rFonts w:ascii="Times New Roman" w:eastAsia="Times New Roman" w:hAnsi="Times New Roman" w:cs="Times New Roman"/>
          <w:sz w:val="24"/>
          <w:szCs w:val="24"/>
        </w:rPr>
        <w:t>relación</w:t>
      </w:r>
      <w:r w:rsidR="262558D1" w:rsidRPr="23C97D9D">
        <w:rPr>
          <w:rFonts w:ascii="Times New Roman" w:eastAsia="Times New Roman" w:hAnsi="Times New Roman" w:cs="Times New Roman"/>
          <w:sz w:val="24"/>
          <w:szCs w:val="24"/>
        </w:rPr>
        <w:t xml:space="preserve"> de </w:t>
      </w:r>
      <w:r w:rsidR="262558D1" w:rsidRPr="45DC1C27">
        <w:rPr>
          <w:rFonts w:ascii="Times New Roman" w:eastAsia="Times New Roman" w:hAnsi="Times New Roman" w:cs="Times New Roman"/>
          <w:sz w:val="24"/>
          <w:szCs w:val="24"/>
        </w:rPr>
        <w:t xml:space="preserve">precios y </w:t>
      </w:r>
      <w:r w:rsidR="2DBD7820" w:rsidRPr="41CFD51C">
        <w:rPr>
          <w:rFonts w:ascii="Times New Roman" w:eastAsia="Times New Roman" w:hAnsi="Times New Roman" w:cs="Times New Roman"/>
          <w:sz w:val="24"/>
          <w:szCs w:val="24"/>
        </w:rPr>
        <w:t>distancia</w:t>
      </w:r>
      <w:r w:rsidR="262558D1" w:rsidRPr="45DC1C27">
        <w:rPr>
          <w:rFonts w:ascii="Times New Roman" w:eastAsia="Times New Roman" w:hAnsi="Times New Roman" w:cs="Times New Roman"/>
          <w:sz w:val="24"/>
          <w:szCs w:val="24"/>
        </w:rPr>
        <w:t xml:space="preserve"> a universidad donde no </w:t>
      </w:r>
      <w:r w:rsidR="0097615C" w:rsidRPr="45DC1C27">
        <w:rPr>
          <w:rFonts w:ascii="Times New Roman" w:eastAsia="Times New Roman" w:hAnsi="Times New Roman" w:cs="Times New Roman"/>
          <w:sz w:val="24"/>
          <w:szCs w:val="24"/>
        </w:rPr>
        <w:t>parecía</w:t>
      </w:r>
      <w:r w:rsidR="262558D1" w:rsidRPr="45DC1C27">
        <w:rPr>
          <w:rFonts w:ascii="Times New Roman" w:eastAsia="Times New Roman" w:hAnsi="Times New Roman" w:cs="Times New Roman"/>
          <w:sz w:val="24"/>
          <w:szCs w:val="24"/>
        </w:rPr>
        <w:t xml:space="preserve"> ser </w:t>
      </w:r>
      <w:r w:rsidR="262558D1" w:rsidRPr="49132571">
        <w:rPr>
          <w:rFonts w:ascii="Times New Roman" w:eastAsia="Times New Roman" w:hAnsi="Times New Roman" w:cs="Times New Roman"/>
          <w:sz w:val="24"/>
          <w:szCs w:val="24"/>
        </w:rPr>
        <w:t xml:space="preserve">una </w:t>
      </w:r>
      <w:r w:rsidR="1416E9D6" w:rsidRPr="17AA69F8">
        <w:rPr>
          <w:rFonts w:ascii="Times New Roman" w:eastAsia="Times New Roman" w:hAnsi="Times New Roman" w:cs="Times New Roman"/>
          <w:sz w:val="24"/>
          <w:szCs w:val="24"/>
        </w:rPr>
        <w:t>relación</w:t>
      </w:r>
      <w:r w:rsidR="262558D1" w:rsidRPr="49132571">
        <w:rPr>
          <w:rFonts w:ascii="Times New Roman" w:eastAsia="Times New Roman" w:hAnsi="Times New Roman" w:cs="Times New Roman"/>
          <w:sz w:val="24"/>
          <w:szCs w:val="24"/>
        </w:rPr>
        <w:t xml:space="preserve"> </w:t>
      </w:r>
      <w:r w:rsidR="262558D1" w:rsidRPr="613BB12E">
        <w:rPr>
          <w:rFonts w:ascii="Times New Roman" w:eastAsia="Times New Roman" w:hAnsi="Times New Roman" w:cs="Times New Roman"/>
          <w:sz w:val="24"/>
          <w:szCs w:val="24"/>
        </w:rPr>
        <w:t>lineal y en la mitad del</w:t>
      </w:r>
      <w:r w:rsidR="262558D1" w:rsidRPr="0E77DA03">
        <w:rPr>
          <w:rFonts w:ascii="Times New Roman" w:eastAsia="Times New Roman" w:hAnsi="Times New Roman" w:cs="Times New Roman"/>
          <w:sz w:val="24"/>
          <w:szCs w:val="24"/>
        </w:rPr>
        <w:t xml:space="preserve"> rango de distancia se encontraban precios bajos,</w:t>
      </w:r>
      <w:r w:rsidR="262558D1" w:rsidRPr="0A8FA6D5">
        <w:rPr>
          <w:rFonts w:ascii="Times New Roman" w:eastAsia="Times New Roman" w:hAnsi="Times New Roman" w:cs="Times New Roman"/>
          <w:sz w:val="24"/>
          <w:szCs w:val="24"/>
        </w:rPr>
        <w:t xml:space="preserve"> y en valores </w:t>
      </w:r>
      <w:r w:rsidR="3C483C81" w:rsidRPr="06CF4725">
        <w:rPr>
          <w:rFonts w:ascii="Times New Roman" w:eastAsia="Times New Roman" w:hAnsi="Times New Roman" w:cs="Times New Roman"/>
          <w:sz w:val="24"/>
          <w:szCs w:val="24"/>
        </w:rPr>
        <w:t xml:space="preserve">lejanos estaban precios </w:t>
      </w:r>
      <w:r w:rsidR="00005087" w:rsidRPr="06CF4725">
        <w:rPr>
          <w:rFonts w:ascii="Times New Roman" w:eastAsia="Times New Roman" w:hAnsi="Times New Roman" w:cs="Times New Roman"/>
          <w:sz w:val="24"/>
          <w:szCs w:val="24"/>
        </w:rPr>
        <w:t>más</w:t>
      </w:r>
      <w:r w:rsidR="3C483C81" w:rsidRPr="06CF4725">
        <w:rPr>
          <w:rFonts w:ascii="Times New Roman" w:eastAsia="Times New Roman" w:hAnsi="Times New Roman" w:cs="Times New Roman"/>
          <w:sz w:val="24"/>
          <w:szCs w:val="24"/>
        </w:rPr>
        <w:t xml:space="preserve"> altos de </w:t>
      </w:r>
      <w:r w:rsidR="3C483C81" w:rsidRPr="75ED33E5">
        <w:rPr>
          <w:rFonts w:ascii="Times New Roman" w:eastAsia="Times New Roman" w:hAnsi="Times New Roman" w:cs="Times New Roman"/>
          <w:sz w:val="24"/>
          <w:szCs w:val="24"/>
        </w:rPr>
        <w:t>vivienda.</w:t>
      </w:r>
      <w:r w:rsidRPr="75ED33E5">
        <w:rPr>
          <w:rFonts w:ascii="Calibri" w:eastAsia="Calibri" w:hAnsi="Calibri" w:cs="Calibri"/>
        </w:rPr>
        <w:t xml:space="preserve"> </w:t>
      </w:r>
    </w:p>
    <w:p w14:paraId="0F8F2F8A" w14:textId="77777777" w:rsidR="002546DD" w:rsidRDefault="002546DD" w:rsidP="0021514C">
      <w:pPr>
        <w:spacing w:after="0" w:line="240" w:lineRule="auto"/>
        <w:jc w:val="both"/>
        <w:rPr>
          <w:rFonts w:ascii="Times New Roman" w:eastAsia="Times New Roman" w:hAnsi="Times New Roman" w:cs="Times New Roman"/>
          <w:sz w:val="24"/>
          <w:szCs w:val="24"/>
        </w:rPr>
      </w:pPr>
    </w:p>
    <w:p w14:paraId="18CF2894" w14:textId="02AF794D" w:rsidR="08E62DC9" w:rsidRDefault="08E62DC9" w:rsidP="0021514C">
      <w:pPr>
        <w:spacing w:after="0" w:line="240" w:lineRule="auto"/>
        <w:jc w:val="center"/>
      </w:pPr>
      <w:r>
        <w:rPr>
          <w:noProof/>
        </w:rPr>
        <w:drawing>
          <wp:inline distT="0" distB="0" distL="0" distR="0" wp14:anchorId="1C88697D" wp14:editId="6BF8B4A4">
            <wp:extent cx="3141784" cy="1996343"/>
            <wp:effectExtent l="0" t="0" r="0" b="0"/>
            <wp:docPr id="714414380" name="Imagen 714414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3676" cy="2022962"/>
                    </a:xfrm>
                    <a:prstGeom prst="rect">
                      <a:avLst/>
                    </a:prstGeom>
                  </pic:spPr>
                </pic:pic>
              </a:graphicData>
            </a:graphic>
          </wp:inline>
        </w:drawing>
      </w:r>
    </w:p>
    <w:p w14:paraId="4361813E" w14:textId="24A11672" w:rsidR="3730C006" w:rsidRPr="001E4D2D" w:rsidRDefault="004831C4" w:rsidP="0021514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themeColor="text1"/>
          <w:sz w:val="16"/>
          <w:szCs w:val="16"/>
        </w:rPr>
        <w:t xml:space="preserve">Gráfica </w:t>
      </w:r>
      <w:r w:rsidR="0097615C">
        <w:rPr>
          <w:rFonts w:ascii="Times New Roman" w:eastAsia="Times New Roman" w:hAnsi="Times New Roman" w:cs="Times New Roman"/>
          <w:i/>
          <w:iCs/>
          <w:color w:val="000000" w:themeColor="text1"/>
          <w:sz w:val="16"/>
          <w:szCs w:val="16"/>
        </w:rPr>
        <w:t>3</w:t>
      </w:r>
      <w:r>
        <w:rPr>
          <w:rFonts w:ascii="Times New Roman" w:eastAsia="Times New Roman" w:hAnsi="Times New Roman" w:cs="Times New Roman"/>
          <w:i/>
          <w:iCs/>
          <w:color w:val="000000" w:themeColor="text1"/>
          <w:sz w:val="16"/>
          <w:szCs w:val="16"/>
        </w:rPr>
        <w:t xml:space="preserve">: </w:t>
      </w:r>
      <w:r w:rsidR="0097615C">
        <w:rPr>
          <w:rFonts w:ascii="Times New Roman" w:eastAsia="Times New Roman" w:hAnsi="Times New Roman" w:cs="Times New Roman"/>
          <w:i/>
          <w:iCs/>
          <w:color w:val="000000" w:themeColor="text1"/>
          <w:sz w:val="16"/>
          <w:szCs w:val="16"/>
        </w:rPr>
        <w:t>Bares y Precios</w:t>
      </w:r>
    </w:p>
    <w:p w14:paraId="0433B963" w14:textId="136DA484" w:rsidR="08E62DC9" w:rsidRDefault="08E62DC9" w:rsidP="0021514C">
      <w:pPr>
        <w:spacing w:after="0" w:line="240" w:lineRule="auto"/>
        <w:jc w:val="center"/>
      </w:pPr>
      <w:r>
        <w:rPr>
          <w:noProof/>
        </w:rPr>
        <w:lastRenderedPageBreak/>
        <w:drawing>
          <wp:inline distT="0" distB="0" distL="0" distR="0" wp14:anchorId="5D6EBA1D" wp14:editId="64961035">
            <wp:extent cx="3118339" cy="1987941"/>
            <wp:effectExtent l="0" t="0" r="0" b="6350"/>
            <wp:docPr id="789146677" name="Imagen 78914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146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5482" cy="2011620"/>
                    </a:xfrm>
                    <a:prstGeom prst="rect">
                      <a:avLst/>
                    </a:prstGeom>
                  </pic:spPr>
                </pic:pic>
              </a:graphicData>
            </a:graphic>
          </wp:inline>
        </w:drawing>
      </w:r>
    </w:p>
    <w:p w14:paraId="649B7F89" w14:textId="16EDCCF7" w:rsidR="08E62DC9" w:rsidRDefault="004831C4" w:rsidP="0021514C">
      <w:pPr>
        <w:spacing w:after="0" w:line="240" w:lineRule="auto"/>
        <w:jc w:val="center"/>
        <w:rPr>
          <w:rFonts w:ascii="Times New Roman" w:eastAsia="Times New Roman" w:hAnsi="Times New Roman" w:cs="Times New Roman"/>
          <w:i/>
          <w:iCs/>
          <w:color w:val="000000" w:themeColor="text1"/>
          <w:sz w:val="16"/>
          <w:szCs w:val="16"/>
        </w:rPr>
      </w:pPr>
      <w:r>
        <w:rPr>
          <w:rFonts w:ascii="Times New Roman" w:eastAsia="Times New Roman" w:hAnsi="Times New Roman" w:cs="Times New Roman"/>
          <w:i/>
          <w:iCs/>
          <w:color w:val="000000" w:themeColor="text1"/>
          <w:sz w:val="16"/>
          <w:szCs w:val="16"/>
        </w:rPr>
        <w:t xml:space="preserve">Gráfica </w:t>
      </w:r>
      <w:r w:rsidR="0097615C">
        <w:rPr>
          <w:rFonts w:ascii="Times New Roman" w:eastAsia="Times New Roman" w:hAnsi="Times New Roman" w:cs="Times New Roman"/>
          <w:i/>
          <w:iCs/>
          <w:color w:val="000000" w:themeColor="text1"/>
          <w:sz w:val="16"/>
          <w:szCs w:val="16"/>
        </w:rPr>
        <w:t>4</w:t>
      </w:r>
      <w:r>
        <w:rPr>
          <w:rFonts w:ascii="Times New Roman" w:eastAsia="Times New Roman" w:hAnsi="Times New Roman" w:cs="Times New Roman"/>
          <w:i/>
          <w:iCs/>
          <w:color w:val="000000" w:themeColor="text1"/>
          <w:sz w:val="16"/>
          <w:szCs w:val="16"/>
        </w:rPr>
        <w:t xml:space="preserve">: </w:t>
      </w:r>
      <w:r w:rsidR="0097615C">
        <w:rPr>
          <w:rFonts w:ascii="Times New Roman" w:eastAsia="Times New Roman" w:hAnsi="Times New Roman" w:cs="Times New Roman"/>
          <w:i/>
          <w:iCs/>
          <w:color w:val="000000" w:themeColor="text1"/>
          <w:sz w:val="16"/>
          <w:szCs w:val="16"/>
        </w:rPr>
        <w:t>Policía y Precios</w:t>
      </w:r>
    </w:p>
    <w:p w14:paraId="55B77BBA" w14:textId="77777777" w:rsidR="002546DD" w:rsidRPr="00404C61" w:rsidRDefault="002546DD" w:rsidP="0021514C">
      <w:pPr>
        <w:spacing w:after="0" w:line="240" w:lineRule="auto"/>
        <w:jc w:val="center"/>
        <w:rPr>
          <w:rFonts w:ascii="Times New Roman" w:eastAsia="Times New Roman" w:hAnsi="Times New Roman" w:cs="Times New Roman"/>
          <w:sz w:val="24"/>
          <w:szCs w:val="24"/>
        </w:rPr>
      </w:pPr>
    </w:p>
    <w:p w14:paraId="3BFEA47D" w14:textId="7EAD3A51" w:rsidR="08E62DC9" w:rsidRPr="00F60F31" w:rsidRDefault="08E62DC9"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Por otro lado, al analizar las variables adicionales creadas a partir de la información proporcionada en la base de datos, examinamos el comportamiento de las variables </w:t>
      </w:r>
      <w:proofErr w:type="spellStart"/>
      <w:r w:rsidRPr="3730C006">
        <w:rPr>
          <w:rFonts w:ascii="Times New Roman" w:eastAsia="Times New Roman" w:hAnsi="Times New Roman" w:cs="Times New Roman"/>
          <w:sz w:val="24"/>
          <w:szCs w:val="24"/>
        </w:rPr>
        <w:t>dummy</w:t>
      </w:r>
      <w:proofErr w:type="spellEnd"/>
      <w:r w:rsidRPr="3730C006">
        <w:rPr>
          <w:rFonts w:ascii="Times New Roman" w:eastAsia="Times New Roman" w:hAnsi="Times New Roman" w:cs="Times New Roman"/>
          <w:sz w:val="24"/>
          <w:szCs w:val="24"/>
        </w:rPr>
        <w:t xml:space="preserve"> relacionadas con características como casa, terraza, parqueadero</w:t>
      </w:r>
      <w:r w:rsidR="6F4439AE" w:rsidRPr="2463AA33">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 xml:space="preserve"> piscina</w:t>
      </w:r>
      <w:r w:rsidR="40CEA827" w:rsidRPr="643E0241">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 xml:space="preserve"> </w:t>
      </w:r>
      <w:proofErr w:type="spellStart"/>
      <w:r w:rsidR="40CEA827" w:rsidRPr="208BE88E">
        <w:rPr>
          <w:rFonts w:ascii="Times New Roman" w:eastAsia="Times New Roman" w:hAnsi="Times New Roman" w:cs="Times New Roman"/>
          <w:sz w:val="24"/>
          <w:szCs w:val="24"/>
        </w:rPr>
        <w:t>penthouse</w:t>
      </w:r>
      <w:proofErr w:type="spellEnd"/>
      <w:r w:rsidR="40CEA827" w:rsidRPr="208BE88E">
        <w:rPr>
          <w:rFonts w:ascii="Times New Roman" w:eastAsia="Times New Roman" w:hAnsi="Times New Roman" w:cs="Times New Roman"/>
          <w:sz w:val="24"/>
          <w:szCs w:val="24"/>
        </w:rPr>
        <w:t xml:space="preserve">, </w:t>
      </w:r>
      <w:proofErr w:type="spellStart"/>
      <w:r w:rsidR="40CEA827" w:rsidRPr="3E2EF6BD">
        <w:rPr>
          <w:rFonts w:ascii="Times New Roman" w:eastAsia="Times New Roman" w:hAnsi="Times New Roman" w:cs="Times New Roman"/>
          <w:sz w:val="24"/>
          <w:szCs w:val="24"/>
        </w:rPr>
        <w:t>apart</w:t>
      </w:r>
      <w:r w:rsidR="001E4D2D">
        <w:rPr>
          <w:rFonts w:ascii="Times New Roman" w:eastAsia="Times New Roman" w:hAnsi="Times New Roman" w:cs="Times New Roman"/>
          <w:sz w:val="24"/>
          <w:szCs w:val="24"/>
        </w:rPr>
        <w:t>a</w:t>
      </w:r>
      <w:r w:rsidR="40CEA827" w:rsidRPr="3E2EF6BD">
        <w:rPr>
          <w:rFonts w:ascii="Times New Roman" w:eastAsia="Times New Roman" w:hAnsi="Times New Roman" w:cs="Times New Roman"/>
          <w:sz w:val="24"/>
          <w:szCs w:val="24"/>
        </w:rPr>
        <w:t>estudio</w:t>
      </w:r>
      <w:proofErr w:type="spellEnd"/>
      <w:r w:rsidRPr="76065C42">
        <w:rPr>
          <w:rFonts w:ascii="Times New Roman" w:eastAsia="Times New Roman" w:hAnsi="Times New Roman" w:cs="Times New Roman"/>
          <w:sz w:val="24"/>
          <w:szCs w:val="24"/>
        </w:rPr>
        <w:t xml:space="preserve"> </w:t>
      </w:r>
      <w:r w:rsidRPr="3730C006">
        <w:rPr>
          <w:rFonts w:ascii="Times New Roman" w:eastAsia="Times New Roman" w:hAnsi="Times New Roman" w:cs="Times New Roman"/>
          <w:sz w:val="24"/>
          <w:szCs w:val="24"/>
        </w:rPr>
        <w:t>en relación con la distribución del precio de las propiedades, utilizando medidas como la media, mediana y cuartiles.</w:t>
      </w:r>
      <w:r w:rsidR="00F60F31">
        <w:rPr>
          <w:rFonts w:ascii="Times New Roman" w:eastAsia="Times New Roman" w:hAnsi="Times New Roman" w:cs="Times New Roman"/>
          <w:sz w:val="24"/>
          <w:szCs w:val="24"/>
        </w:rPr>
        <w:t xml:space="preserve"> Por otro lado, n</w:t>
      </w:r>
      <w:r w:rsidRPr="3730C006">
        <w:rPr>
          <w:rFonts w:ascii="Times New Roman" w:eastAsia="Times New Roman" w:hAnsi="Times New Roman" w:cs="Times New Roman"/>
          <w:sz w:val="24"/>
          <w:szCs w:val="24"/>
        </w:rPr>
        <w:t>otamos que las casas tienen precios significativamente más altos que los apartamentos en Bogotá. Esta diferencia es aún más evidente, ya que desplaza todo el diagrama de caja y bigotes hacia arriba. La mediana del precio de las viviendas unifamiliares es aproximadamente 0.5 niveles logarítmicos mayor, y el primer cuartil de las casas se sitúa casi al mismo nivel que la mediana de los apartamentos, lo que demuestra una clara diferenciación de precios entre casas y apartamentos.</w:t>
      </w:r>
    </w:p>
    <w:p w14:paraId="17534054" w14:textId="10CA9F29" w:rsidR="08E62DC9" w:rsidRDefault="08E62DC9"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Por otro lado, las otras dos variables, piscina y parqueadero, arrojaron resultados sorprendentes. En el caso de los parqueaderos, el diagrama de caja y bigotes muestra que las viviendas sin parqueadero son incluso más caras que las que disponen de parqueadero, lo cual es un resultado inesperado. La mediana es más alta, y el tercer cuartil también. Aunque la diferencia entre las medianas no es considerable, este hallazgo fue inesperado. Respecto a la variable piscina, se había hipotetizado que las viviendas con piscina tendrían un rango de precios considerablemente más elevado que las que no la tienen. También se consideró que esta variable podría ser indicativa de otras áreas comunes en conjuntos residenciales, como clubes con piscina, que podrían influir en los precios. Sin embargo, la diferencia en precios resultó ser bastante pequeña, y es aún más evidente que características como terraza y ser una casa tienen un impacto mayor en la diferenciación de precios. Es probable que estas variables sean de mayor utilidad al incluirlas en análisis de regresión, junto con incluirlas en regresiones que incluyen arboles de decisión y </w:t>
      </w:r>
      <w:proofErr w:type="spellStart"/>
      <w:r w:rsidRPr="3730C006">
        <w:rPr>
          <w:rFonts w:ascii="Times New Roman" w:eastAsia="Times New Roman" w:hAnsi="Times New Roman" w:cs="Times New Roman"/>
          <w:sz w:val="24"/>
          <w:szCs w:val="24"/>
        </w:rPr>
        <w:t>random</w:t>
      </w:r>
      <w:proofErr w:type="spellEnd"/>
      <w:r w:rsidRPr="3730C006">
        <w:rPr>
          <w:rFonts w:ascii="Times New Roman" w:eastAsia="Times New Roman" w:hAnsi="Times New Roman" w:cs="Times New Roman"/>
          <w:sz w:val="24"/>
          <w:szCs w:val="24"/>
        </w:rPr>
        <w:t xml:space="preserve"> </w:t>
      </w:r>
      <w:proofErr w:type="spellStart"/>
      <w:r w:rsidRPr="3730C006">
        <w:rPr>
          <w:rFonts w:ascii="Times New Roman" w:eastAsia="Times New Roman" w:hAnsi="Times New Roman" w:cs="Times New Roman"/>
          <w:sz w:val="24"/>
          <w:szCs w:val="24"/>
        </w:rPr>
        <w:t>forest</w:t>
      </w:r>
      <w:proofErr w:type="spellEnd"/>
      <w:r w:rsidRPr="3730C006">
        <w:rPr>
          <w:rFonts w:ascii="Times New Roman" w:eastAsia="Times New Roman" w:hAnsi="Times New Roman" w:cs="Times New Roman"/>
          <w:sz w:val="24"/>
          <w:szCs w:val="24"/>
        </w:rPr>
        <w:t>, ya que estas variables pueden contribuir a una segmentación más precisa de las categorías y a la identificación de patrones de precios.</w:t>
      </w:r>
    </w:p>
    <w:p w14:paraId="1F904CDA" w14:textId="77777777" w:rsidR="002546DD" w:rsidRDefault="002546DD" w:rsidP="0021514C">
      <w:pPr>
        <w:spacing w:after="0" w:line="240" w:lineRule="auto"/>
        <w:jc w:val="both"/>
      </w:pPr>
    </w:p>
    <w:p w14:paraId="2379534C" w14:textId="60CB502D" w:rsidR="08E62DC9" w:rsidRDefault="08E62DC9" w:rsidP="0021514C">
      <w:pPr>
        <w:spacing w:after="0" w:line="240" w:lineRule="auto"/>
        <w:jc w:val="center"/>
      </w:pPr>
      <w:r>
        <w:rPr>
          <w:noProof/>
        </w:rPr>
        <w:drawing>
          <wp:inline distT="0" distB="0" distL="0" distR="0" wp14:anchorId="1EE16E37" wp14:editId="05396079">
            <wp:extent cx="3249386" cy="1990248"/>
            <wp:effectExtent l="0" t="0" r="1905" b="3810"/>
            <wp:docPr id="160694281" name="Imagen 16069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9919" cy="2057949"/>
                    </a:xfrm>
                    <a:prstGeom prst="rect">
                      <a:avLst/>
                    </a:prstGeom>
                  </pic:spPr>
                </pic:pic>
              </a:graphicData>
            </a:graphic>
          </wp:inline>
        </w:drawing>
      </w:r>
    </w:p>
    <w:p w14:paraId="06C81BBD" w14:textId="18FE2B9D" w:rsidR="00FD3E27" w:rsidRPr="00FD3E27" w:rsidRDefault="00C008BF" w:rsidP="0021514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color w:val="000000" w:themeColor="text1"/>
          <w:sz w:val="16"/>
          <w:szCs w:val="16"/>
        </w:rPr>
        <w:t>Gráfica</w:t>
      </w:r>
      <w:r w:rsidR="0097615C">
        <w:rPr>
          <w:rFonts w:ascii="Times New Roman" w:eastAsia="Times New Roman" w:hAnsi="Times New Roman" w:cs="Times New Roman"/>
          <w:i/>
          <w:iCs/>
          <w:color w:val="000000" w:themeColor="text1"/>
          <w:sz w:val="16"/>
          <w:szCs w:val="16"/>
        </w:rPr>
        <w:t xml:space="preserve"> 5</w:t>
      </w:r>
      <w:r>
        <w:rPr>
          <w:rFonts w:ascii="Times New Roman" w:eastAsia="Times New Roman" w:hAnsi="Times New Roman" w:cs="Times New Roman"/>
          <w:i/>
          <w:iCs/>
          <w:color w:val="000000" w:themeColor="text1"/>
          <w:sz w:val="16"/>
          <w:szCs w:val="16"/>
        </w:rPr>
        <w:t xml:space="preserve">: </w:t>
      </w:r>
      <w:r w:rsidR="0097615C">
        <w:rPr>
          <w:rFonts w:ascii="Times New Roman" w:eastAsia="Times New Roman" w:hAnsi="Times New Roman" w:cs="Times New Roman"/>
          <w:i/>
          <w:iCs/>
          <w:color w:val="000000" w:themeColor="text1"/>
          <w:sz w:val="16"/>
          <w:szCs w:val="16"/>
        </w:rPr>
        <w:t>Diagrama de caja para terrazas y precios</w:t>
      </w:r>
    </w:p>
    <w:p w14:paraId="57CF4169" w14:textId="4CA510B7" w:rsidR="08E62DC9" w:rsidRDefault="08E62DC9" w:rsidP="0021514C">
      <w:pPr>
        <w:spacing w:after="0" w:line="240" w:lineRule="auto"/>
        <w:jc w:val="center"/>
      </w:pPr>
      <w:r>
        <w:rPr>
          <w:noProof/>
        </w:rPr>
        <w:lastRenderedPageBreak/>
        <w:drawing>
          <wp:inline distT="0" distB="0" distL="0" distR="0" wp14:anchorId="3B5BA205" wp14:editId="55FA1456">
            <wp:extent cx="3159579" cy="1908911"/>
            <wp:effectExtent l="0" t="0" r="3175" b="0"/>
            <wp:docPr id="751322404" name="Imagen 75132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8350" cy="1938377"/>
                    </a:xfrm>
                    <a:prstGeom prst="rect">
                      <a:avLst/>
                    </a:prstGeom>
                  </pic:spPr>
                </pic:pic>
              </a:graphicData>
            </a:graphic>
          </wp:inline>
        </w:drawing>
      </w:r>
    </w:p>
    <w:p w14:paraId="24E24D86" w14:textId="698EED1F" w:rsidR="08E62DC9" w:rsidRPr="00D3681A" w:rsidRDefault="08E62DC9" w:rsidP="0021514C">
      <w:pPr>
        <w:spacing w:after="0" w:line="240" w:lineRule="auto"/>
        <w:jc w:val="center"/>
        <w:rPr>
          <w:rFonts w:ascii="Times New Roman" w:eastAsia="Times New Roman" w:hAnsi="Times New Roman" w:cs="Times New Roman"/>
          <w:sz w:val="24"/>
          <w:szCs w:val="24"/>
        </w:rPr>
      </w:pPr>
      <w:r w:rsidRPr="3730C006">
        <w:rPr>
          <w:rFonts w:ascii="Calibri" w:eastAsia="Calibri" w:hAnsi="Calibri" w:cs="Calibri"/>
        </w:rPr>
        <w:t xml:space="preserve"> </w:t>
      </w:r>
      <w:r w:rsidR="00C008BF">
        <w:rPr>
          <w:rFonts w:ascii="Times New Roman" w:eastAsia="Times New Roman" w:hAnsi="Times New Roman" w:cs="Times New Roman"/>
          <w:i/>
          <w:iCs/>
          <w:color w:val="000000" w:themeColor="text1"/>
          <w:sz w:val="16"/>
          <w:szCs w:val="16"/>
        </w:rPr>
        <w:t xml:space="preserve">Gráfica </w:t>
      </w:r>
      <w:r w:rsidR="0097615C">
        <w:rPr>
          <w:rFonts w:ascii="Times New Roman" w:eastAsia="Times New Roman" w:hAnsi="Times New Roman" w:cs="Times New Roman"/>
          <w:i/>
          <w:iCs/>
          <w:color w:val="000000" w:themeColor="text1"/>
          <w:sz w:val="16"/>
          <w:szCs w:val="16"/>
        </w:rPr>
        <w:t>6</w:t>
      </w:r>
      <w:r w:rsidR="00C008BF">
        <w:rPr>
          <w:rFonts w:ascii="Times New Roman" w:eastAsia="Times New Roman" w:hAnsi="Times New Roman" w:cs="Times New Roman"/>
          <w:i/>
          <w:iCs/>
          <w:color w:val="000000" w:themeColor="text1"/>
          <w:sz w:val="16"/>
          <w:szCs w:val="16"/>
        </w:rPr>
        <w:t xml:space="preserve">: </w:t>
      </w:r>
      <w:r w:rsidR="0097615C">
        <w:rPr>
          <w:rFonts w:ascii="Times New Roman" w:eastAsia="Times New Roman" w:hAnsi="Times New Roman" w:cs="Times New Roman"/>
          <w:i/>
          <w:iCs/>
          <w:color w:val="000000" w:themeColor="text1"/>
          <w:sz w:val="16"/>
          <w:szCs w:val="16"/>
        </w:rPr>
        <w:t xml:space="preserve">Diagrama de caja para </w:t>
      </w:r>
      <w:r w:rsidR="00D3681A">
        <w:rPr>
          <w:rFonts w:ascii="Times New Roman" w:eastAsia="Times New Roman" w:hAnsi="Times New Roman" w:cs="Times New Roman"/>
          <w:i/>
          <w:iCs/>
          <w:color w:val="000000" w:themeColor="text1"/>
          <w:sz w:val="16"/>
          <w:szCs w:val="16"/>
        </w:rPr>
        <w:t>casas</w:t>
      </w:r>
      <w:r w:rsidR="0097615C">
        <w:rPr>
          <w:rFonts w:ascii="Times New Roman" w:eastAsia="Times New Roman" w:hAnsi="Times New Roman" w:cs="Times New Roman"/>
          <w:i/>
          <w:iCs/>
          <w:color w:val="000000" w:themeColor="text1"/>
          <w:sz w:val="16"/>
          <w:szCs w:val="16"/>
        </w:rPr>
        <w:t xml:space="preserve"> y precios</w:t>
      </w:r>
    </w:p>
    <w:p w14:paraId="5223AC10" w14:textId="0F3557B5" w:rsidR="3730C006" w:rsidRPr="00C15EEE" w:rsidRDefault="00776F75" w:rsidP="0021514C">
      <w:pPr>
        <w:spacing w:after="0" w:line="240" w:lineRule="auto"/>
        <w:jc w:val="both"/>
        <w:rPr>
          <w:rFonts w:ascii="Arial" w:hAnsi="Arial" w:cs="Arial"/>
          <w:b/>
          <w:bCs/>
          <w:color w:val="000000" w:themeColor="text1"/>
          <w:sz w:val="28"/>
          <w:szCs w:val="28"/>
          <w:shd w:val="clear" w:color="auto" w:fill="FFFFFF"/>
        </w:rPr>
      </w:pPr>
      <w:r w:rsidRPr="00C15EEE">
        <w:rPr>
          <w:rStyle w:val="normaltextrun"/>
          <w:rFonts w:ascii="Arial" w:hAnsi="Arial" w:cs="Arial"/>
          <w:b/>
          <w:bCs/>
          <w:color w:val="000000" w:themeColor="text1"/>
          <w:sz w:val="28"/>
          <w:szCs w:val="28"/>
          <w:shd w:val="clear" w:color="auto" w:fill="FFFFFF"/>
        </w:rPr>
        <w:t>[Modelos Predictivos]</w:t>
      </w:r>
      <w:r w:rsidRPr="00C15EEE">
        <w:rPr>
          <w:rStyle w:val="eop"/>
          <w:rFonts w:ascii="Arial" w:hAnsi="Arial" w:cs="Arial"/>
          <w:color w:val="000000" w:themeColor="text1"/>
          <w:sz w:val="28"/>
          <w:szCs w:val="28"/>
          <w:shd w:val="clear" w:color="auto" w:fill="FFFFFF"/>
        </w:rPr>
        <w:t> </w:t>
      </w:r>
    </w:p>
    <w:p w14:paraId="1F0E27FC" w14:textId="3B50BE67" w:rsidR="109A91CA" w:rsidRDefault="109A91CA" w:rsidP="0021514C">
      <w:pPr>
        <w:spacing w:after="0" w:line="240" w:lineRule="auto"/>
        <w:jc w:val="both"/>
        <w:rPr>
          <w:rFonts w:ascii="Times New Roman" w:eastAsia="Times New Roman" w:hAnsi="Times New Roman" w:cs="Times New Roman"/>
          <w:sz w:val="24"/>
          <w:szCs w:val="24"/>
        </w:rPr>
      </w:pPr>
      <w:r w:rsidRPr="07F42B43">
        <w:rPr>
          <w:rFonts w:ascii="Times New Roman" w:eastAsia="Times New Roman" w:hAnsi="Times New Roman" w:cs="Times New Roman"/>
          <w:sz w:val="24"/>
          <w:szCs w:val="24"/>
        </w:rPr>
        <w:t xml:space="preserve">Frente a las estimaciones de los modelos, las predicciones menos precisas se obtuvieron utilizando los modelos de regularización Ridge, Lasso y </w:t>
      </w:r>
      <w:proofErr w:type="spellStart"/>
      <w:r w:rsidRPr="07F42B43">
        <w:rPr>
          <w:rFonts w:ascii="Times New Roman" w:eastAsia="Times New Roman" w:hAnsi="Times New Roman" w:cs="Times New Roman"/>
          <w:sz w:val="24"/>
          <w:szCs w:val="24"/>
        </w:rPr>
        <w:t>Elastic</w:t>
      </w:r>
      <w:proofErr w:type="spellEnd"/>
      <w:r w:rsidRPr="07F42B43">
        <w:rPr>
          <w:rFonts w:ascii="Times New Roman" w:eastAsia="Times New Roman" w:hAnsi="Times New Roman" w:cs="Times New Roman"/>
          <w:sz w:val="24"/>
          <w:szCs w:val="24"/>
        </w:rPr>
        <w:t xml:space="preserve"> Net. Estas estimaciones arrojaron distancias de predicción que oscilaron entre 330 y 310 millones</w:t>
      </w:r>
      <w:r w:rsidR="00F95A65">
        <w:rPr>
          <w:rFonts w:ascii="Times New Roman" w:eastAsia="Times New Roman" w:hAnsi="Times New Roman" w:cs="Times New Roman"/>
          <w:sz w:val="24"/>
          <w:szCs w:val="24"/>
        </w:rPr>
        <w:t xml:space="preserve"> de error</w:t>
      </w:r>
      <w:r w:rsidRPr="07F42B43">
        <w:rPr>
          <w:rFonts w:ascii="Times New Roman" w:eastAsia="Times New Roman" w:hAnsi="Times New Roman" w:cs="Times New Roman"/>
          <w:sz w:val="24"/>
          <w:szCs w:val="24"/>
        </w:rPr>
        <w:t>. Es posible que los errores se hayan debido a una elección inadecuada de los parámetros de penalización. Dado que nuestras estimaciones se encuentran en millones, es posible que la penalización aplicada a los coeficientes no haya sido lo suficientemente fuerte como para evitar el sobreajuste.</w:t>
      </w:r>
    </w:p>
    <w:p w14:paraId="524CBCBD" w14:textId="71D01A94" w:rsidR="109A91CA" w:rsidRDefault="109A91CA" w:rsidP="0021514C">
      <w:pPr>
        <w:spacing w:after="0" w:line="240" w:lineRule="auto"/>
        <w:jc w:val="both"/>
        <w:rPr>
          <w:rFonts w:ascii="Times New Roman" w:eastAsia="Times New Roman" w:hAnsi="Times New Roman" w:cs="Times New Roman"/>
          <w:sz w:val="24"/>
          <w:szCs w:val="24"/>
        </w:rPr>
      </w:pPr>
      <w:r w:rsidRPr="07F42B43">
        <w:rPr>
          <w:rFonts w:ascii="Times New Roman" w:eastAsia="Times New Roman" w:hAnsi="Times New Roman" w:cs="Times New Roman"/>
          <w:sz w:val="24"/>
          <w:szCs w:val="24"/>
        </w:rPr>
        <w:t>En términos generales, para la penalización de los cuadrados y el valor absoluto de los coeficientes en Ridge y Lasso, respectivamente, utilizamos una búsqueda en una cuadrícula de valores que varió desde 0 hasta 200. Adicionalmente, se supone que estos modelos son útiles para identificar las variables más relevantes para nuestras predicciones, ya que aquellas que no son importantes tienden a acercarse a cero, pero estas regresiones para los modelos no fueron eficientes en reconocer este comportamiento reiterativo o ineficaz en las variables predictivas.</w:t>
      </w:r>
      <w:r w:rsidR="00827273">
        <w:rPr>
          <w:rFonts w:ascii="Times New Roman" w:eastAsia="Times New Roman" w:hAnsi="Times New Roman" w:cs="Times New Roman"/>
          <w:sz w:val="24"/>
          <w:szCs w:val="24"/>
        </w:rPr>
        <w:t xml:space="preserve"> El valor óptimo para el valor del penalizador terminó siendo de valores como 0.001.</w:t>
      </w:r>
    </w:p>
    <w:p w14:paraId="1A07887B" w14:textId="0BFB0203" w:rsidR="6367FA37" w:rsidRDefault="541633AA" w:rsidP="0021514C">
      <w:pPr>
        <w:spacing w:after="0" w:line="240" w:lineRule="auto"/>
        <w:jc w:val="both"/>
        <w:rPr>
          <w:rFonts w:ascii="Times New Roman" w:eastAsia="Times New Roman" w:hAnsi="Times New Roman" w:cs="Times New Roman"/>
          <w:sz w:val="24"/>
          <w:szCs w:val="24"/>
        </w:rPr>
      </w:pPr>
      <w:r w:rsidRPr="3D0F6538">
        <w:rPr>
          <w:rFonts w:ascii="Times New Roman" w:eastAsia="Times New Roman" w:hAnsi="Times New Roman" w:cs="Times New Roman"/>
          <w:sz w:val="24"/>
          <w:szCs w:val="24"/>
        </w:rPr>
        <w:t xml:space="preserve">Por otro lado, y para suplir la falta de utilidad de </w:t>
      </w:r>
      <w:r w:rsidR="00B37C6D">
        <w:rPr>
          <w:rFonts w:ascii="Times New Roman" w:eastAsia="Times New Roman" w:hAnsi="Times New Roman" w:cs="Times New Roman"/>
          <w:sz w:val="24"/>
          <w:szCs w:val="24"/>
        </w:rPr>
        <w:t>R</w:t>
      </w:r>
      <w:r w:rsidRPr="3D0F6538">
        <w:rPr>
          <w:rFonts w:ascii="Times New Roman" w:eastAsia="Times New Roman" w:hAnsi="Times New Roman" w:cs="Times New Roman"/>
          <w:sz w:val="24"/>
          <w:szCs w:val="24"/>
        </w:rPr>
        <w:t xml:space="preserve">idge y </w:t>
      </w:r>
      <w:r w:rsidR="00B37C6D">
        <w:rPr>
          <w:rFonts w:ascii="Times New Roman" w:eastAsia="Times New Roman" w:hAnsi="Times New Roman" w:cs="Times New Roman"/>
          <w:sz w:val="24"/>
          <w:szCs w:val="24"/>
        </w:rPr>
        <w:t>L</w:t>
      </w:r>
      <w:r w:rsidRPr="3D0F6538">
        <w:rPr>
          <w:rFonts w:ascii="Times New Roman" w:eastAsia="Times New Roman" w:hAnsi="Times New Roman" w:cs="Times New Roman"/>
          <w:sz w:val="24"/>
          <w:szCs w:val="24"/>
        </w:rPr>
        <w:t>asso par</w:t>
      </w:r>
      <w:r w:rsidR="00E01F8C">
        <w:rPr>
          <w:rFonts w:ascii="Times New Roman" w:eastAsia="Times New Roman" w:hAnsi="Times New Roman" w:cs="Times New Roman"/>
          <w:sz w:val="24"/>
          <w:szCs w:val="24"/>
        </w:rPr>
        <w:t>a</w:t>
      </w:r>
      <w:r w:rsidRPr="3D0F6538">
        <w:rPr>
          <w:rFonts w:ascii="Times New Roman" w:eastAsia="Times New Roman" w:hAnsi="Times New Roman" w:cs="Times New Roman"/>
          <w:sz w:val="24"/>
          <w:szCs w:val="24"/>
        </w:rPr>
        <w:t xml:space="preserve"> elegir parámetros, utilizamos el comando r-</w:t>
      </w:r>
      <w:proofErr w:type="spellStart"/>
      <w:r w:rsidRPr="3D0F6538">
        <w:rPr>
          <w:rFonts w:ascii="Times New Roman" w:eastAsia="Times New Roman" w:hAnsi="Times New Roman" w:cs="Times New Roman"/>
          <w:sz w:val="24"/>
          <w:szCs w:val="24"/>
        </w:rPr>
        <w:t>part</w:t>
      </w:r>
      <w:proofErr w:type="spellEnd"/>
      <w:r w:rsidRPr="3D0F6538">
        <w:rPr>
          <w:rFonts w:ascii="Times New Roman" w:eastAsia="Times New Roman" w:hAnsi="Times New Roman" w:cs="Times New Roman"/>
          <w:sz w:val="24"/>
          <w:szCs w:val="24"/>
        </w:rPr>
        <w:t xml:space="preserve"> y los </w:t>
      </w:r>
      <w:r w:rsidRPr="55ED7A94">
        <w:rPr>
          <w:rFonts w:ascii="Times New Roman" w:eastAsia="Times New Roman" w:hAnsi="Times New Roman" w:cs="Times New Roman"/>
          <w:sz w:val="24"/>
          <w:szCs w:val="24"/>
        </w:rPr>
        <w:t>árboles</w:t>
      </w:r>
      <w:r w:rsidRPr="3D0F6538">
        <w:rPr>
          <w:rFonts w:ascii="Times New Roman" w:eastAsia="Times New Roman" w:hAnsi="Times New Roman" w:cs="Times New Roman"/>
          <w:sz w:val="24"/>
          <w:szCs w:val="24"/>
        </w:rPr>
        <w:t xml:space="preserve"> de regresión en su </w:t>
      </w:r>
      <w:r w:rsidRPr="55ED7A94">
        <w:rPr>
          <w:rFonts w:ascii="Times New Roman" w:eastAsia="Times New Roman" w:hAnsi="Times New Roman" w:cs="Times New Roman"/>
          <w:sz w:val="24"/>
          <w:szCs w:val="24"/>
        </w:rPr>
        <w:t>versión</w:t>
      </w:r>
      <w:r w:rsidRPr="3D0F6538">
        <w:rPr>
          <w:rFonts w:ascii="Times New Roman" w:eastAsia="Times New Roman" w:hAnsi="Times New Roman" w:cs="Times New Roman"/>
          <w:sz w:val="24"/>
          <w:szCs w:val="24"/>
        </w:rPr>
        <w:t xml:space="preserve"> sencilla para aproximarnos a la importancia de variables, al graficarlos para tener una observación visual se miraba que las variables de numero de baños y de cuartos eran las </w:t>
      </w:r>
      <w:r w:rsidRPr="55ED7A94">
        <w:rPr>
          <w:rFonts w:ascii="Times New Roman" w:eastAsia="Times New Roman" w:hAnsi="Times New Roman" w:cs="Times New Roman"/>
          <w:sz w:val="24"/>
          <w:szCs w:val="24"/>
        </w:rPr>
        <w:t>más</w:t>
      </w:r>
      <w:r w:rsidRPr="3D0F6538">
        <w:rPr>
          <w:rFonts w:ascii="Times New Roman" w:eastAsia="Times New Roman" w:hAnsi="Times New Roman" w:cs="Times New Roman"/>
          <w:sz w:val="24"/>
          <w:szCs w:val="24"/>
        </w:rPr>
        <w:t xml:space="preserve"> importantes para hacer las particiones.</w:t>
      </w:r>
      <w:r w:rsidR="00BD2590">
        <w:rPr>
          <w:rFonts w:ascii="Times New Roman" w:eastAsia="Times New Roman" w:hAnsi="Times New Roman" w:cs="Times New Roman"/>
          <w:sz w:val="24"/>
          <w:szCs w:val="24"/>
        </w:rPr>
        <w:t xml:space="preserve"> T</w:t>
      </w:r>
      <w:r w:rsidRPr="55ED7A94">
        <w:rPr>
          <w:rFonts w:ascii="Times New Roman" w:eastAsia="Times New Roman" w:hAnsi="Times New Roman" w:cs="Times New Roman"/>
          <w:sz w:val="24"/>
          <w:szCs w:val="24"/>
        </w:rPr>
        <w:t>ambién</w:t>
      </w:r>
      <w:r w:rsidRPr="3D0F6538">
        <w:rPr>
          <w:rFonts w:ascii="Times New Roman" w:eastAsia="Times New Roman" w:hAnsi="Times New Roman" w:cs="Times New Roman"/>
          <w:sz w:val="24"/>
          <w:szCs w:val="24"/>
        </w:rPr>
        <w:t xml:space="preserve"> al incluir la distancia a universidades esta parece ser una variable predictiva que es un determinante importante del precio de los inmuebles. </w:t>
      </w:r>
    </w:p>
    <w:p w14:paraId="35B9A636" w14:textId="11E1F36A" w:rsidR="0903CD93" w:rsidRDefault="0903CD93"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Otra de las predicciones destacadas se obtiene mediante un modelo </w:t>
      </w:r>
      <w:proofErr w:type="spellStart"/>
      <w:r w:rsidRPr="3730C006">
        <w:rPr>
          <w:rFonts w:ascii="Times New Roman" w:eastAsia="Times New Roman" w:hAnsi="Times New Roman" w:cs="Times New Roman"/>
          <w:sz w:val="24"/>
          <w:szCs w:val="24"/>
        </w:rPr>
        <w:t>Random</w:t>
      </w:r>
      <w:proofErr w:type="spellEnd"/>
      <w:r w:rsidRPr="3730C006">
        <w:rPr>
          <w:rFonts w:ascii="Times New Roman" w:eastAsia="Times New Roman" w:hAnsi="Times New Roman" w:cs="Times New Roman"/>
          <w:sz w:val="24"/>
          <w:szCs w:val="24"/>
        </w:rPr>
        <w:t xml:space="preserve"> Forest. En este enfoque, se incorporan más variables espaciales para la predicción, incluyendo la distancia a centros </w:t>
      </w:r>
      <w:r w:rsidR="54A58863" w:rsidRPr="3730C006">
        <w:rPr>
          <w:rFonts w:ascii="Times New Roman" w:eastAsia="Times New Roman" w:hAnsi="Times New Roman" w:cs="Times New Roman"/>
          <w:sz w:val="24"/>
          <w:szCs w:val="24"/>
        </w:rPr>
        <w:t>comerciales y</w:t>
      </w:r>
      <w:r w:rsidRPr="3730C006">
        <w:rPr>
          <w:rFonts w:ascii="Times New Roman" w:eastAsia="Times New Roman" w:hAnsi="Times New Roman" w:cs="Times New Roman"/>
          <w:sz w:val="24"/>
          <w:szCs w:val="24"/>
        </w:rPr>
        <w:t xml:space="preserve"> universidades. También se incluyen variables </w:t>
      </w:r>
      <w:proofErr w:type="spellStart"/>
      <w:r w:rsidRPr="3730C006">
        <w:rPr>
          <w:rFonts w:ascii="Times New Roman" w:eastAsia="Times New Roman" w:hAnsi="Times New Roman" w:cs="Times New Roman"/>
          <w:sz w:val="24"/>
          <w:szCs w:val="24"/>
        </w:rPr>
        <w:t>dummy</w:t>
      </w:r>
      <w:proofErr w:type="spellEnd"/>
      <w:r w:rsidRPr="3730C006">
        <w:rPr>
          <w:rFonts w:ascii="Times New Roman" w:eastAsia="Times New Roman" w:hAnsi="Times New Roman" w:cs="Times New Roman"/>
          <w:sz w:val="24"/>
          <w:szCs w:val="24"/>
        </w:rPr>
        <w:t xml:space="preserve"> que indican la presencia de un conjunto, así como una variable que se imputó, específicamente, el número de piso de las viviendas.</w:t>
      </w:r>
    </w:p>
    <w:p w14:paraId="160FD391" w14:textId="2155F5B6" w:rsidR="0903CD93" w:rsidRDefault="0903CD93"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El proceso de limpieza y manejo de datos implicó derivar, a partir de la descripción de las propiedades, la información sobre el número de pisos en las viviendas. Para aquellos casos en los que esta información no estaba disponible, se realizó una imputación utilizando el valor medio. La especificación del modelo fue</w:t>
      </w:r>
      <w:r w:rsidR="0090139A">
        <w:rPr>
          <w:rFonts w:ascii="Times New Roman" w:eastAsia="Times New Roman" w:hAnsi="Times New Roman" w:cs="Times New Roman"/>
          <w:sz w:val="24"/>
          <w:szCs w:val="24"/>
        </w:rPr>
        <w:t>:</w:t>
      </w:r>
    </w:p>
    <w:p w14:paraId="67205DAF" w14:textId="49F9F089" w:rsidR="4D540F5C" w:rsidRDefault="4D540F5C" w:rsidP="0021514C">
      <w:pPr>
        <w:spacing w:after="0" w:line="240" w:lineRule="auto"/>
        <w:jc w:val="center"/>
      </w:pPr>
      <w:r>
        <w:rPr>
          <w:noProof/>
        </w:rPr>
        <w:drawing>
          <wp:inline distT="0" distB="0" distL="0" distR="0" wp14:anchorId="1903D517" wp14:editId="68F8BAFB">
            <wp:extent cx="4177953" cy="1053192"/>
            <wp:effectExtent l="0" t="0" r="635" b="1270"/>
            <wp:docPr id="1171882830" name="Imagen 117188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8898" cy="1058472"/>
                    </a:xfrm>
                    <a:prstGeom prst="rect">
                      <a:avLst/>
                    </a:prstGeom>
                  </pic:spPr>
                </pic:pic>
              </a:graphicData>
            </a:graphic>
          </wp:inline>
        </w:drawing>
      </w:r>
    </w:p>
    <w:p w14:paraId="374CA91E" w14:textId="79C008D3" w:rsidR="0903CD93" w:rsidRDefault="0903CD93" w:rsidP="0021514C">
      <w:pPr>
        <w:spacing w:after="0" w:line="240" w:lineRule="auto"/>
        <w:jc w:val="both"/>
        <w:rPr>
          <w:rFonts w:ascii="Times New Roman" w:eastAsia="Times New Roman" w:hAnsi="Times New Roman" w:cs="Times New Roman"/>
          <w:sz w:val="24"/>
          <w:szCs w:val="24"/>
        </w:rPr>
      </w:pPr>
      <w:r w:rsidRPr="3730C006">
        <w:rPr>
          <w:rFonts w:ascii="Times New Roman" w:eastAsia="Times New Roman" w:hAnsi="Times New Roman" w:cs="Times New Roman"/>
          <w:sz w:val="24"/>
          <w:szCs w:val="24"/>
        </w:rPr>
        <w:t xml:space="preserve">Este nuevo modelo </w:t>
      </w:r>
      <w:r w:rsidR="5A0BD2AC" w:rsidRPr="3730C006">
        <w:rPr>
          <w:rFonts w:ascii="Times New Roman" w:eastAsia="Times New Roman" w:hAnsi="Times New Roman" w:cs="Times New Roman"/>
          <w:sz w:val="24"/>
          <w:szCs w:val="24"/>
        </w:rPr>
        <w:t xml:space="preserve">se </w:t>
      </w:r>
      <w:r w:rsidRPr="3730C006">
        <w:rPr>
          <w:rFonts w:ascii="Times New Roman" w:eastAsia="Times New Roman" w:hAnsi="Times New Roman" w:cs="Times New Roman"/>
          <w:sz w:val="24"/>
          <w:szCs w:val="24"/>
        </w:rPr>
        <w:t>llevó a cabo una búsqueda exhaustiva de hiper</w:t>
      </w:r>
      <w:r w:rsidR="0090139A">
        <w:rPr>
          <w:rFonts w:ascii="Times New Roman" w:eastAsia="Times New Roman" w:hAnsi="Times New Roman" w:cs="Times New Roman"/>
          <w:sz w:val="24"/>
          <w:szCs w:val="24"/>
        </w:rPr>
        <w:t>-</w:t>
      </w:r>
      <w:r w:rsidRPr="3730C006">
        <w:rPr>
          <w:rFonts w:ascii="Times New Roman" w:eastAsia="Times New Roman" w:hAnsi="Times New Roman" w:cs="Times New Roman"/>
          <w:sz w:val="24"/>
          <w:szCs w:val="24"/>
        </w:rPr>
        <w:t xml:space="preserve">parámetros, que incluyó la varianza como regla de partición. Se evaluaron opciones para el número de predictores a </w:t>
      </w:r>
      <w:r w:rsidRPr="3730C006">
        <w:rPr>
          <w:rFonts w:ascii="Times New Roman" w:eastAsia="Times New Roman" w:hAnsi="Times New Roman" w:cs="Times New Roman"/>
          <w:sz w:val="24"/>
          <w:szCs w:val="24"/>
        </w:rPr>
        <w:lastRenderedPageBreak/>
        <w:t>considerar en la partición, variando entre 1 y 3, y se exploraron diferentes valores para el número mínimo de hojas por árbol, a saber, 5, 10 o 15. Un número mínimo mayor simplifica el modelo, mientras que uno menor aumenta su complejidad al generar más árboles con estructuras de hojas diferentes.</w:t>
      </w:r>
    </w:p>
    <w:p w14:paraId="2E5D8612" w14:textId="63E64E2D" w:rsidR="1BC0F92B" w:rsidRDefault="1BC0F92B" w:rsidP="0021514C">
      <w:pPr>
        <w:spacing w:after="0" w:line="240" w:lineRule="auto"/>
        <w:jc w:val="both"/>
      </w:pPr>
      <w:r w:rsidRPr="3730C006">
        <w:rPr>
          <w:rFonts w:ascii="Times New Roman" w:eastAsia="Times New Roman" w:hAnsi="Times New Roman" w:cs="Times New Roman"/>
          <w:sz w:val="24"/>
          <w:szCs w:val="24"/>
        </w:rPr>
        <w:t>La selección de los mejores parámetros se basó en un proceso de validación cruzada con 5 conjuntos (k-</w:t>
      </w:r>
      <w:proofErr w:type="spellStart"/>
      <w:r w:rsidRPr="3730C006">
        <w:rPr>
          <w:rFonts w:ascii="Times New Roman" w:eastAsia="Times New Roman" w:hAnsi="Times New Roman" w:cs="Times New Roman"/>
          <w:sz w:val="24"/>
          <w:szCs w:val="24"/>
        </w:rPr>
        <w:t>folds</w:t>
      </w:r>
      <w:proofErr w:type="spellEnd"/>
      <w:r w:rsidRPr="3730C006">
        <w:rPr>
          <w:rFonts w:ascii="Times New Roman" w:eastAsia="Times New Roman" w:hAnsi="Times New Roman" w:cs="Times New Roman"/>
          <w:sz w:val="24"/>
          <w:szCs w:val="24"/>
        </w:rPr>
        <w:t xml:space="preserve">). </w:t>
      </w:r>
      <w:r w:rsidR="00363A8C">
        <w:rPr>
          <w:rFonts w:ascii="Times New Roman" w:eastAsia="Times New Roman" w:hAnsi="Times New Roman" w:cs="Times New Roman"/>
          <w:sz w:val="24"/>
          <w:szCs w:val="24"/>
        </w:rPr>
        <w:t>Los</w:t>
      </w:r>
      <w:r w:rsidRPr="3730C006">
        <w:rPr>
          <w:rFonts w:ascii="Times New Roman" w:eastAsia="Times New Roman" w:hAnsi="Times New Roman" w:cs="Times New Roman"/>
          <w:sz w:val="24"/>
          <w:szCs w:val="24"/>
        </w:rPr>
        <w:t xml:space="preserve"> datos se dividieron en 5 grupos aleatorios, </w:t>
      </w:r>
      <w:r w:rsidR="00363A8C">
        <w:rPr>
          <w:rFonts w:ascii="Times New Roman" w:eastAsia="Times New Roman" w:hAnsi="Times New Roman" w:cs="Times New Roman"/>
          <w:sz w:val="24"/>
          <w:szCs w:val="24"/>
        </w:rPr>
        <w:t>con</w:t>
      </w:r>
      <w:r w:rsidRPr="3730C006">
        <w:rPr>
          <w:rFonts w:ascii="Times New Roman" w:eastAsia="Times New Roman" w:hAnsi="Times New Roman" w:cs="Times New Roman"/>
          <w:sz w:val="24"/>
          <w:szCs w:val="24"/>
        </w:rPr>
        <w:t xml:space="preserve"> 7,728 observaciones como conjunto de prueba, y el resto, 30,905 observaciones, se utilizó como conjunto de entrenamiento. Esta división se realizó de manera iterativa.</w:t>
      </w:r>
      <w:r w:rsidR="00D7167D">
        <w:rPr>
          <w:rFonts w:ascii="Times New Roman" w:eastAsia="Times New Roman" w:hAnsi="Times New Roman" w:cs="Times New Roman"/>
          <w:sz w:val="24"/>
          <w:szCs w:val="24"/>
        </w:rPr>
        <w:t xml:space="preserve"> </w:t>
      </w:r>
      <w:r w:rsidRPr="3730C006">
        <w:rPr>
          <w:rFonts w:ascii="Times New Roman" w:eastAsia="Times New Roman" w:hAnsi="Times New Roman" w:cs="Times New Roman"/>
          <w:sz w:val="24"/>
          <w:szCs w:val="24"/>
        </w:rPr>
        <w:t>La métrica utilizada para seleccionar los mejores parámetros fue el MAE (Error Absoluto Medio). Durante el entrenamiento del modelo, se obtuvo un MAE de 128 millones en la muestra de entrenamiento. Sin embargo, al aplicar el modelo a la base de datos ciega, se observó un error de 280 millones.</w:t>
      </w:r>
    </w:p>
    <w:p w14:paraId="25E20AA1" w14:textId="619B430B" w:rsidR="37FDA451" w:rsidRDefault="37FDA451" w:rsidP="0021514C">
      <w:pPr>
        <w:spacing w:after="0" w:line="240" w:lineRule="auto"/>
        <w:jc w:val="center"/>
      </w:pPr>
      <w:r>
        <w:rPr>
          <w:noProof/>
        </w:rPr>
        <w:drawing>
          <wp:inline distT="0" distB="0" distL="0" distR="0" wp14:anchorId="3BF316E0" wp14:editId="65093443">
            <wp:extent cx="3593642" cy="1804307"/>
            <wp:effectExtent l="0" t="0" r="635" b="0"/>
            <wp:docPr id="539825473" name="Imagen 53982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3797" cy="1829489"/>
                    </a:xfrm>
                    <a:prstGeom prst="rect">
                      <a:avLst/>
                    </a:prstGeom>
                  </pic:spPr>
                </pic:pic>
              </a:graphicData>
            </a:graphic>
          </wp:inline>
        </w:drawing>
      </w:r>
    </w:p>
    <w:p w14:paraId="4D27A62A" w14:textId="73CB69A4" w:rsidR="72527CA4" w:rsidRPr="00AA0229" w:rsidRDefault="1BC0F92B" w:rsidP="0021514C">
      <w:pPr>
        <w:spacing w:after="0" w:line="240" w:lineRule="auto"/>
        <w:jc w:val="both"/>
      </w:pPr>
      <w:r w:rsidRPr="3730C006">
        <w:rPr>
          <w:rFonts w:ascii="Times New Roman" w:eastAsia="Times New Roman" w:hAnsi="Times New Roman" w:cs="Times New Roman"/>
          <w:sz w:val="24"/>
          <w:szCs w:val="24"/>
        </w:rPr>
        <w:t>El modelo resultante estableció un número mínimo de nodos igual a 5 y optó por utilizar 3 predictores para la partición. El bosque aleatorio incluyó aproximadamente 500 árboles en su construcción.</w:t>
      </w:r>
      <w:r w:rsidR="00D7167D">
        <w:rPr>
          <w:rFonts w:ascii="Times New Roman" w:eastAsia="Times New Roman" w:hAnsi="Times New Roman" w:cs="Times New Roman"/>
          <w:sz w:val="24"/>
          <w:szCs w:val="24"/>
        </w:rPr>
        <w:t xml:space="preserve"> </w:t>
      </w:r>
      <w:r w:rsidRPr="3730C006">
        <w:rPr>
          <w:rFonts w:ascii="Times New Roman" w:eastAsia="Times New Roman" w:hAnsi="Times New Roman" w:cs="Times New Roman"/>
          <w:sz w:val="24"/>
          <w:szCs w:val="24"/>
        </w:rPr>
        <w:t xml:space="preserve">Este modelo se caracteriza por su complejidad, ya que estableció un número mínimo de nodos relativamente bajo y consideró el máximo número posible de predictores para la partición. </w:t>
      </w:r>
    </w:p>
    <w:p w14:paraId="3AE7E179" w14:textId="39DC2644" w:rsidR="0A745E8D" w:rsidRPr="00084CB2" w:rsidRDefault="0A745E8D" w:rsidP="0021514C">
      <w:pPr>
        <w:spacing w:after="0" w:line="240" w:lineRule="auto"/>
        <w:jc w:val="both"/>
        <w:rPr>
          <w:rFonts w:ascii="Times New Roman" w:hAnsi="Times New Roman" w:cs="Times New Roman"/>
          <w:sz w:val="24"/>
          <w:szCs w:val="24"/>
        </w:rPr>
      </w:pPr>
      <w:r w:rsidRPr="53EA0AC5">
        <w:rPr>
          <w:rFonts w:ascii="Times New Roman" w:eastAsia="Times New Roman" w:hAnsi="Times New Roman" w:cs="Times New Roman"/>
          <w:sz w:val="24"/>
          <w:szCs w:val="24"/>
        </w:rPr>
        <w:t xml:space="preserve">Por otro </w:t>
      </w:r>
      <w:r w:rsidRPr="607A4892">
        <w:rPr>
          <w:rFonts w:ascii="Times New Roman" w:eastAsia="Times New Roman" w:hAnsi="Times New Roman" w:cs="Times New Roman"/>
          <w:sz w:val="24"/>
          <w:szCs w:val="24"/>
        </w:rPr>
        <w:t>lado, una</w:t>
      </w:r>
      <w:r w:rsidRPr="53EA0AC5">
        <w:rPr>
          <w:rFonts w:ascii="Times New Roman" w:eastAsia="Times New Roman" w:hAnsi="Times New Roman" w:cs="Times New Roman"/>
          <w:sz w:val="24"/>
          <w:szCs w:val="24"/>
        </w:rPr>
        <w:t xml:space="preserve"> de</w:t>
      </w:r>
      <w:r w:rsidRPr="67B73FF3">
        <w:rPr>
          <w:rFonts w:ascii="Times New Roman" w:eastAsia="Times New Roman" w:hAnsi="Times New Roman" w:cs="Times New Roman"/>
          <w:sz w:val="24"/>
          <w:szCs w:val="24"/>
        </w:rPr>
        <w:t xml:space="preserve"> las metodologías predictivas que resultó ser decepcionante en términos de precisión de predicción fue </w:t>
      </w:r>
      <w:proofErr w:type="spellStart"/>
      <w:r w:rsidR="00B52E2D">
        <w:rPr>
          <w:rFonts w:ascii="Times New Roman" w:eastAsia="Times New Roman" w:hAnsi="Times New Roman" w:cs="Times New Roman"/>
          <w:sz w:val="24"/>
          <w:szCs w:val="24"/>
        </w:rPr>
        <w:t>Boosting</w:t>
      </w:r>
      <w:proofErr w:type="spellEnd"/>
      <w:r w:rsidRPr="67B73FF3">
        <w:rPr>
          <w:rFonts w:ascii="Times New Roman" w:eastAsia="Times New Roman" w:hAnsi="Times New Roman" w:cs="Times New Roman"/>
          <w:sz w:val="24"/>
          <w:szCs w:val="24"/>
        </w:rPr>
        <w:t xml:space="preserve">. A pesar de nuestros esfuerzos en la experimentación con diversos conjuntos de </w:t>
      </w:r>
      <w:proofErr w:type="spellStart"/>
      <w:r w:rsidRPr="67B73FF3">
        <w:rPr>
          <w:rFonts w:ascii="Times New Roman" w:eastAsia="Times New Roman" w:hAnsi="Times New Roman" w:cs="Times New Roman"/>
          <w:sz w:val="24"/>
          <w:szCs w:val="24"/>
        </w:rPr>
        <w:t>hiperparámetros</w:t>
      </w:r>
      <w:proofErr w:type="spellEnd"/>
      <w:r w:rsidRPr="67B73FF3">
        <w:rPr>
          <w:rFonts w:ascii="Times New Roman" w:eastAsia="Times New Roman" w:hAnsi="Times New Roman" w:cs="Times New Roman"/>
          <w:sz w:val="24"/>
          <w:szCs w:val="24"/>
        </w:rPr>
        <w:t xml:space="preserve"> y tasas de aprendizaje que variaban desde 0.001 hasta 0.2, este modelo generaba predicciones con valores notoriamente alejados, en algunos casos superando los 350 millones de MAE en el conjunto de prueba de </w:t>
      </w:r>
      <w:proofErr w:type="spellStart"/>
      <w:r w:rsidRPr="67B73FF3">
        <w:rPr>
          <w:rFonts w:ascii="Times New Roman" w:eastAsia="Times New Roman" w:hAnsi="Times New Roman" w:cs="Times New Roman"/>
          <w:sz w:val="24"/>
          <w:szCs w:val="24"/>
        </w:rPr>
        <w:t>Kaggle</w:t>
      </w:r>
      <w:proofErr w:type="spellEnd"/>
      <w:r w:rsidRPr="67B73FF3">
        <w:rPr>
          <w:rFonts w:ascii="Times New Roman" w:eastAsia="Times New Roman" w:hAnsi="Times New Roman" w:cs="Times New Roman"/>
          <w:sz w:val="24"/>
          <w:szCs w:val="24"/>
        </w:rPr>
        <w:t>.</w:t>
      </w:r>
      <w:r w:rsidR="009C79C6">
        <w:rPr>
          <w:rFonts w:ascii="Times New Roman" w:eastAsia="Times New Roman" w:hAnsi="Times New Roman" w:cs="Times New Roman"/>
          <w:sz w:val="24"/>
          <w:szCs w:val="24"/>
        </w:rPr>
        <w:t xml:space="preserve"> </w:t>
      </w:r>
      <w:r w:rsidRPr="67B73FF3">
        <w:rPr>
          <w:rFonts w:ascii="Times New Roman" w:eastAsia="Times New Roman" w:hAnsi="Times New Roman" w:cs="Times New Roman"/>
          <w:sz w:val="24"/>
          <w:szCs w:val="24"/>
        </w:rPr>
        <w:t xml:space="preserve">Incluso cuando aplicamos la misma especificación de modelo utilizada en el árbol anterior, que consistía en los mismos 13 predictores, el mejor modelo que obtuvimos tenía un MAE de 179 millones, </w:t>
      </w:r>
      <w:r w:rsidRPr="00084CB2">
        <w:rPr>
          <w:rFonts w:ascii="Times New Roman" w:eastAsia="Times New Roman" w:hAnsi="Times New Roman" w:cs="Times New Roman"/>
          <w:sz w:val="24"/>
          <w:szCs w:val="24"/>
        </w:rPr>
        <w:t xml:space="preserve">siendo este el valor más bajo alcanzado. No obstante, aún estaba 58 millones por encima del MAE obtenido utilizando la misma especificación con el modelo </w:t>
      </w:r>
      <w:proofErr w:type="spellStart"/>
      <w:r w:rsidRPr="00084CB2">
        <w:rPr>
          <w:rFonts w:ascii="Times New Roman" w:eastAsia="Times New Roman" w:hAnsi="Times New Roman" w:cs="Times New Roman"/>
          <w:sz w:val="24"/>
          <w:szCs w:val="24"/>
        </w:rPr>
        <w:t>Random</w:t>
      </w:r>
      <w:proofErr w:type="spellEnd"/>
      <w:r w:rsidRPr="00084CB2">
        <w:rPr>
          <w:rFonts w:ascii="Times New Roman" w:eastAsia="Times New Roman" w:hAnsi="Times New Roman" w:cs="Times New Roman"/>
          <w:sz w:val="24"/>
          <w:szCs w:val="24"/>
        </w:rPr>
        <w:t xml:space="preserve"> Forest.</w:t>
      </w:r>
    </w:p>
    <w:p w14:paraId="5CB9A989" w14:textId="6A1CEE2E" w:rsidR="67B73FF3" w:rsidRPr="00084CB2" w:rsidRDefault="0A745E8D" w:rsidP="0021514C">
      <w:pPr>
        <w:spacing w:after="0" w:line="240" w:lineRule="auto"/>
        <w:jc w:val="both"/>
        <w:rPr>
          <w:rFonts w:ascii="Times New Roman" w:hAnsi="Times New Roman" w:cs="Times New Roman"/>
          <w:sz w:val="24"/>
          <w:szCs w:val="24"/>
        </w:rPr>
      </w:pPr>
      <w:r w:rsidRPr="00084CB2">
        <w:rPr>
          <w:rFonts w:ascii="Times New Roman" w:eastAsia="Times New Roman" w:hAnsi="Times New Roman" w:cs="Times New Roman"/>
          <w:sz w:val="24"/>
          <w:szCs w:val="24"/>
        </w:rPr>
        <w:t xml:space="preserve">En nuestros esfuerzos por mejorar el rendimiento de </w:t>
      </w:r>
      <w:proofErr w:type="spellStart"/>
      <w:r w:rsidR="00B52E2D" w:rsidRPr="00084CB2">
        <w:rPr>
          <w:rFonts w:ascii="Times New Roman" w:eastAsia="Times New Roman" w:hAnsi="Times New Roman" w:cs="Times New Roman"/>
          <w:sz w:val="24"/>
          <w:szCs w:val="24"/>
        </w:rPr>
        <w:t>Boosting</w:t>
      </w:r>
      <w:proofErr w:type="spellEnd"/>
      <w:r w:rsidRPr="00084CB2">
        <w:rPr>
          <w:rFonts w:ascii="Times New Roman" w:eastAsia="Times New Roman" w:hAnsi="Times New Roman" w:cs="Times New Roman"/>
          <w:sz w:val="24"/>
          <w:szCs w:val="24"/>
        </w:rPr>
        <w:t>, implementamos la validación cruzada y ajustamos la tasa de aprendizaje en comparación con el árbol previamente construido. Utilizamos la biblioteca '</w:t>
      </w:r>
      <w:proofErr w:type="spellStart"/>
      <w:r w:rsidRPr="00084CB2">
        <w:rPr>
          <w:rFonts w:ascii="Times New Roman" w:eastAsia="Times New Roman" w:hAnsi="Times New Roman" w:cs="Times New Roman"/>
          <w:sz w:val="24"/>
          <w:szCs w:val="24"/>
        </w:rPr>
        <w:t>caret</w:t>
      </w:r>
      <w:proofErr w:type="spellEnd"/>
      <w:r w:rsidRPr="00084CB2">
        <w:rPr>
          <w:rFonts w:ascii="Times New Roman" w:eastAsia="Times New Roman" w:hAnsi="Times New Roman" w:cs="Times New Roman"/>
          <w:sz w:val="24"/>
          <w:szCs w:val="24"/>
        </w:rPr>
        <w:t>' para permitir la construcción de procesos de árboles que aprendían de su predecesor en un rango de entre 300, 400 y 500 iteraciones.</w:t>
      </w:r>
    </w:p>
    <w:p w14:paraId="52D0FDB2" w14:textId="29589DF5" w:rsidR="7A7C12C0" w:rsidRPr="00084CB2" w:rsidRDefault="0A745E8D" w:rsidP="0021514C">
      <w:pPr>
        <w:spacing w:after="0" w:line="240" w:lineRule="auto"/>
        <w:jc w:val="center"/>
        <w:rPr>
          <w:rFonts w:ascii="Times New Roman" w:hAnsi="Times New Roman" w:cs="Times New Roman"/>
          <w:sz w:val="24"/>
          <w:szCs w:val="24"/>
        </w:rPr>
      </w:pPr>
      <w:r w:rsidRPr="00084CB2">
        <w:rPr>
          <w:rFonts w:ascii="Times New Roman" w:hAnsi="Times New Roman" w:cs="Times New Roman"/>
          <w:noProof/>
          <w:sz w:val="24"/>
          <w:szCs w:val="24"/>
        </w:rPr>
        <w:lastRenderedPageBreak/>
        <w:drawing>
          <wp:inline distT="0" distB="0" distL="0" distR="0" wp14:anchorId="6D5E28EE" wp14:editId="3BE17A90">
            <wp:extent cx="3216729" cy="2318726"/>
            <wp:effectExtent l="0" t="0" r="0" b="5715"/>
            <wp:docPr id="6057907" name="Imagen 605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1789" cy="2351207"/>
                    </a:xfrm>
                    <a:prstGeom prst="rect">
                      <a:avLst/>
                    </a:prstGeom>
                  </pic:spPr>
                </pic:pic>
              </a:graphicData>
            </a:graphic>
          </wp:inline>
        </w:drawing>
      </w:r>
    </w:p>
    <w:p w14:paraId="02A439EF" w14:textId="341E7F81" w:rsidR="3730C006" w:rsidRDefault="000F3CBF" w:rsidP="0021514C">
      <w:pPr>
        <w:spacing w:after="0" w:line="240" w:lineRule="auto"/>
        <w:jc w:val="both"/>
        <w:rPr>
          <w:rFonts w:ascii="Times New Roman" w:hAnsi="Times New Roman" w:cs="Times New Roman"/>
          <w:sz w:val="24"/>
          <w:szCs w:val="24"/>
        </w:rPr>
      </w:pPr>
      <w:r w:rsidRPr="00084CB2">
        <w:rPr>
          <w:rFonts w:ascii="Times New Roman" w:hAnsi="Times New Roman" w:cs="Times New Roman"/>
          <w:sz w:val="24"/>
          <w:szCs w:val="24"/>
        </w:rPr>
        <w:t xml:space="preserve">Dadas dichas complicaciones con los anteriores modelos de Lasso, Ridge, </w:t>
      </w:r>
      <w:proofErr w:type="spellStart"/>
      <w:r w:rsidRPr="00084CB2">
        <w:rPr>
          <w:rFonts w:ascii="Times New Roman" w:hAnsi="Times New Roman" w:cs="Times New Roman"/>
          <w:sz w:val="24"/>
          <w:szCs w:val="24"/>
        </w:rPr>
        <w:t>Elastic</w:t>
      </w:r>
      <w:proofErr w:type="spellEnd"/>
      <w:r w:rsidRPr="00084CB2">
        <w:rPr>
          <w:rFonts w:ascii="Times New Roman" w:hAnsi="Times New Roman" w:cs="Times New Roman"/>
          <w:sz w:val="24"/>
          <w:szCs w:val="24"/>
        </w:rPr>
        <w:t xml:space="preserve"> Net, </w:t>
      </w:r>
      <w:proofErr w:type="spellStart"/>
      <w:r w:rsidRPr="00084CB2">
        <w:rPr>
          <w:rFonts w:ascii="Times New Roman" w:hAnsi="Times New Roman" w:cs="Times New Roman"/>
          <w:sz w:val="24"/>
          <w:szCs w:val="24"/>
        </w:rPr>
        <w:t>Arbol</w:t>
      </w:r>
      <w:proofErr w:type="spellEnd"/>
      <w:r w:rsidRPr="00084CB2">
        <w:rPr>
          <w:rFonts w:ascii="Times New Roman" w:hAnsi="Times New Roman" w:cs="Times New Roman"/>
          <w:sz w:val="24"/>
          <w:szCs w:val="24"/>
        </w:rPr>
        <w:t xml:space="preserve"> de regresión, </w:t>
      </w:r>
      <w:proofErr w:type="spellStart"/>
      <w:r w:rsidRPr="00084CB2">
        <w:rPr>
          <w:rFonts w:ascii="Times New Roman" w:hAnsi="Times New Roman" w:cs="Times New Roman"/>
          <w:sz w:val="24"/>
          <w:szCs w:val="24"/>
        </w:rPr>
        <w:t>Random</w:t>
      </w:r>
      <w:proofErr w:type="spellEnd"/>
      <w:r w:rsidRPr="00084CB2">
        <w:rPr>
          <w:rFonts w:ascii="Times New Roman" w:hAnsi="Times New Roman" w:cs="Times New Roman"/>
          <w:sz w:val="24"/>
          <w:szCs w:val="24"/>
        </w:rPr>
        <w:t xml:space="preserve"> Forest y </w:t>
      </w:r>
      <w:proofErr w:type="spellStart"/>
      <w:r w:rsidRPr="00084CB2">
        <w:rPr>
          <w:rFonts w:ascii="Times New Roman" w:hAnsi="Times New Roman" w:cs="Times New Roman"/>
          <w:sz w:val="24"/>
          <w:szCs w:val="24"/>
        </w:rPr>
        <w:t>Boosting</w:t>
      </w:r>
      <w:proofErr w:type="spellEnd"/>
      <w:r w:rsidRPr="00084CB2">
        <w:rPr>
          <w:rFonts w:ascii="Times New Roman" w:hAnsi="Times New Roman" w:cs="Times New Roman"/>
          <w:sz w:val="24"/>
          <w:szCs w:val="24"/>
        </w:rPr>
        <w:t>, definimos una nueva ecuación que iba a ser eval</w:t>
      </w:r>
      <w:r w:rsidR="00176C96" w:rsidRPr="00084CB2">
        <w:rPr>
          <w:rFonts w:ascii="Times New Roman" w:hAnsi="Times New Roman" w:cs="Times New Roman"/>
          <w:sz w:val="24"/>
          <w:szCs w:val="24"/>
        </w:rPr>
        <w:t xml:space="preserve">uada por medio de </w:t>
      </w:r>
      <w:proofErr w:type="spellStart"/>
      <w:r w:rsidR="00176C96" w:rsidRPr="00084CB2">
        <w:rPr>
          <w:rFonts w:ascii="Times New Roman" w:hAnsi="Times New Roman" w:cs="Times New Roman"/>
          <w:sz w:val="24"/>
          <w:szCs w:val="24"/>
        </w:rPr>
        <w:t>Random</w:t>
      </w:r>
      <w:proofErr w:type="spellEnd"/>
      <w:r w:rsidR="00176C96" w:rsidRPr="00084CB2">
        <w:rPr>
          <w:rFonts w:ascii="Times New Roman" w:hAnsi="Times New Roman" w:cs="Times New Roman"/>
          <w:sz w:val="24"/>
          <w:szCs w:val="24"/>
        </w:rPr>
        <w:t xml:space="preserve"> Forest; dado que este arrojó los mejores resultados. Dicha ecuación siendo:</w:t>
      </w:r>
    </w:p>
    <w:p w14:paraId="31807E82" w14:textId="6DCE0116" w:rsidR="00C51B20" w:rsidRPr="00084CB2" w:rsidRDefault="00C51B20" w:rsidP="0021514C">
      <w:pPr>
        <w:spacing w:after="0" w:line="240" w:lineRule="auto"/>
        <w:jc w:val="both"/>
        <w:rPr>
          <w:rFonts w:ascii="Times New Roman" w:hAnsi="Times New Roman" w:cs="Times New Roman"/>
          <w:sz w:val="24"/>
          <w:szCs w:val="24"/>
        </w:rPr>
      </w:pPr>
      <m:oMathPara>
        <m:oMath>
          <m:r>
            <w:ins w:id="0" w:author="Microsoft Word" w:date="2023-10-30T17:26:00Z">
              <w:rPr>
                <w:rFonts w:ascii="Cambria Math" w:hAnsi="Cambria Math" w:cs="Times New Roman"/>
                <w:sz w:val="24"/>
                <w:szCs w:val="24"/>
              </w:rPr>
              <m:t xml:space="preserve">price_i = distancia_park + distancia_stadium + bank + bus_station + college + hospital + police + university + pub + veterinary + mall+ nature_reserve + parqueadero + terraza + piscina +conjunto + apartaestudio + duplex + vista + penthouse + casa + habitaciones_numerico + bano_numerico +metros_num </m:t>
            </w:ins>
          </m:r>
        </m:oMath>
      </m:oMathPara>
    </w:p>
    <w:p w14:paraId="50621F5A" w14:textId="0E6F298E" w:rsidR="006A2305" w:rsidRDefault="00183E42" w:rsidP="0021514C">
      <w:pPr>
        <w:spacing w:after="0" w:line="240" w:lineRule="auto"/>
        <w:jc w:val="both"/>
        <w:rPr>
          <w:rFonts w:ascii="Times New Roman" w:eastAsiaTheme="minorEastAsia" w:hAnsi="Times New Roman" w:cs="Times New Roman"/>
          <w:sz w:val="24"/>
          <w:szCs w:val="24"/>
        </w:rPr>
      </w:pPr>
      <w:r w:rsidRPr="00084CB2">
        <w:rPr>
          <w:rFonts w:ascii="Times New Roman" w:eastAsiaTheme="minorEastAsia" w:hAnsi="Times New Roman" w:cs="Times New Roman"/>
          <w:sz w:val="24"/>
          <w:szCs w:val="24"/>
        </w:rPr>
        <w:t>Para el modelaje del que fue nuestro mejor resultado, tomamos una grilla para hiper-parámetros que contemplara variables aleatorias de 2-10, un número mínimo de observaciones por hoja de 2-12 y un total de 100-150 árboles</w:t>
      </w:r>
      <w:r w:rsidR="008F0024">
        <w:rPr>
          <w:rFonts w:ascii="Times New Roman" w:eastAsiaTheme="minorEastAsia" w:hAnsi="Times New Roman" w:cs="Times New Roman"/>
          <w:sz w:val="24"/>
          <w:szCs w:val="24"/>
        </w:rPr>
        <w:t xml:space="preserve"> y un proceso de validación cruzada espacial</w:t>
      </w:r>
      <w:r w:rsidRPr="00084CB2">
        <w:rPr>
          <w:rFonts w:ascii="Times New Roman" w:eastAsiaTheme="minorEastAsia" w:hAnsi="Times New Roman" w:cs="Times New Roman"/>
          <w:sz w:val="24"/>
          <w:szCs w:val="24"/>
        </w:rPr>
        <w:t xml:space="preserve">. Los valores óptimos de </w:t>
      </w:r>
      <w:r w:rsidR="00D66F34" w:rsidRPr="00084CB2">
        <w:rPr>
          <w:rFonts w:ascii="Times New Roman" w:eastAsiaTheme="minorEastAsia" w:hAnsi="Times New Roman" w:cs="Times New Roman"/>
          <w:sz w:val="24"/>
          <w:szCs w:val="24"/>
        </w:rPr>
        <w:t xml:space="preserve">estos terminaron siendo 8 variables, 11 observaciones </w:t>
      </w:r>
      <w:r w:rsidR="00084CB2">
        <w:rPr>
          <w:rFonts w:ascii="Times New Roman" w:eastAsiaTheme="minorEastAsia" w:hAnsi="Times New Roman" w:cs="Times New Roman"/>
          <w:sz w:val="24"/>
          <w:szCs w:val="24"/>
        </w:rPr>
        <w:t xml:space="preserve">por hoja como máximo </w:t>
      </w:r>
      <w:r w:rsidR="00D66F34" w:rsidRPr="00084CB2">
        <w:rPr>
          <w:rFonts w:ascii="Times New Roman" w:eastAsiaTheme="minorEastAsia" w:hAnsi="Times New Roman" w:cs="Times New Roman"/>
          <w:sz w:val="24"/>
          <w:szCs w:val="24"/>
        </w:rPr>
        <w:t>y 10</w:t>
      </w:r>
      <w:r w:rsidR="00E81864" w:rsidRPr="00084CB2">
        <w:rPr>
          <w:rFonts w:ascii="Times New Roman" w:eastAsiaTheme="minorEastAsia" w:hAnsi="Times New Roman" w:cs="Times New Roman"/>
          <w:sz w:val="24"/>
          <w:szCs w:val="24"/>
        </w:rPr>
        <w:t xml:space="preserve">6 árboles. </w:t>
      </w:r>
      <w:r w:rsidR="0016561B" w:rsidRPr="00084CB2">
        <w:rPr>
          <w:rFonts w:ascii="Times New Roman" w:eastAsiaTheme="minorEastAsia" w:hAnsi="Times New Roman" w:cs="Times New Roman"/>
          <w:sz w:val="24"/>
          <w:szCs w:val="24"/>
        </w:rPr>
        <w:t xml:space="preserve">Este terminó arrojando un </w:t>
      </w:r>
      <w:r w:rsidR="00E04FE7">
        <w:rPr>
          <w:rFonts w:ascii="Times New Roman" w:eastAsiaTheme="minorEastAsia" w:hAnsi="Times New Roman" w:cs="Times New Roman"/>
          <w:sz w:val="24"/>
          <w:szCs w:val="24"/>
        </w:rPr>
        <w:t xml:space="preserve">error </w:t>
      </w:r>
      <w:r w:rsidR="00542C69">
        <w:rPr>
          <w:rFonts w:ascii="Times New Roman" w:eastAsiaTheme="minorEastAsia" w:hAnsi="Times New Roman" w:cs="Times New Roman"/>
          <w:sz w:val="24"/>
          <w:szCs w:val="24"/>
        </w:rPr>
        <w:t xml:space="preserve">con respecto a los valores reales dados por </w:t>
      </w:r>
      <w:proofErr w:type="spellStart"/>
      <w:r w:rsidR="00542C69">
        <w:rPr>
          <w:rFonts w:ascii="Times New Roman" w:eastAsiaTheme="minorEastAsia" w:hAnsi="Times New Roman" w:cs="Times New Roman"/>
          <w:sz w:val="24"/>
          <w:szCs w:val="24"/>
        </w:rPr>
        <w:t>Kaggle</w:t>
      </w:r>
      <w:proofErr w:type="spellEnd"/>
      <w:r w:rsidR="00542C69">
        <w:rPr>
          <w:rFonts w:ascii="Times New Roman" w:eastAsiaTheme="minorEastAsia" w:hAnsi="Times New Roman" w:cs="Times New Roman"/>
          <w:sz w:val="24"/>
          <w:szCs w:val="24"/>
        </w:rPr>
        <w:t xml:space="preserve"> de 253 millones de COP.</w:t>
      </w:r>
    </w:p>
    <w:p w14:paraId="15AC7C40" w14:textId="77777777" w:rsidR="00542C69" w:rsidRPr="00084CB2" w:rsidRDefault="00542C69" w:rsidP="0021514C">
      <w:pPr>
        <w:spacing w:after="0" w:line="240" w:lineRule="auto"/>
        <w:jc w:val="both"/>
        <w:rPr>
          <w:rFonts w:ascii="Cambria Math" w:hAnsi="Cambria Math" w:cs="Times New Roman"/>
          <w:sz w:val="24"/>
          <w:szCs w:val="24"/>
          <w:oMath/>
        </w:rPr>
      </w:pPr>
    </w:p>
    <w:p w14:paraId="1CE5FA64" w14:textId="415E6E14" w:rsidR="00375AE1" w:rsidRPr="00C15EEE" w:rsidRDefault="00375AE1" w:rsidP="0021514C">
      <w:pPr>
        <w:spacing w:after="0" w:line="240" w:lineRule="auto"/>
        <w:jc w:val="both"/>
        <w:rPr>
          <w:rFonts w:ascii="Arial" w:hAnsi="Arial" w:cs="Arial"/>
          <w:b/>
          <w:bCs/>
          <w:color w:val="000000" w:themeColor="text1"/>
          <w:sz w:val="28"/>
          <w:szCs w:val="28"/>
          <w:shd w:val="clear" w:color="auto" w:fill="FFFFFF"/>
        </w:rPr>
      </w:pPr>
      <w:r w:rsidRPr="00C15EEE">
        <w:rPr>
          <w:rStyle w:val="normaltextrun"/>
          <w:rFonts w:ascii="Arial" w:hAnsi="Arial" w:cs="Arial"/>
          <w:b/>
          <w:bCs/>
          <w:color w:val="000000" w:themeColor="text1"/>
          <w:sz w:val="28"/>
          <w:szCs w:val="28"/>
          <w:shd w:val="clear" w:color="auto" w:fill="FFFFFF"/>
        </w:rPr>
        <w:t>[</w:t>
      </w:r>
      <w:r>
        <w:rPr>
          <w:rStyle w:val="normaltextrun"/>
          <w:rFonts w:ascii="Arial" w:hAnsi="Arial" w:cs="Arial"/>
          <w:b/>
          <w:bCs/>
          <w:color w:val="000000" w:themeColor="text1"/>
          <w:sz w:val="28"/>
          <w:szCs w:val="28"/>
          <w:shd w:val="clear" w:color="auto" w:fill="FFFFFF"/>
        </w:rPr>
        <w:t>Conclusiones</w:t>
      </w:r>
      <w:r w:rsidRPr="00C15EEE">
        <w:rPr>
          <w:rStyle w:val="normaltextrun"/>
          <w:rFonts w:ascii="Arial" w:hAnsi="Arial" w:cs="Arial"/>
          <w:b/>
          <w:bCs/>
          <w:color w:val="000000" w:themeColor="text1"/>
          <w:sz w:val="28"/>
          <w:szCs w:val="28"/>
          <w:shd w:val="clear" w:color="auto" w:fill="FFFFFF"/>
        </w:rPr>
        <w:t>]</w:t>
      </w:r>
      <w:r w:rsidRPr="00C15EEE">
        <w:rPr>
          <w:rStyle w:val="eop"/>
          <w:rFonts w:ascii="Arial" w:hAnsi="Arial" w:cs="Arial"/>
          <w:color w:val="000000" w:themeColor="text1"/>
          <w:sz w:val="28"/>
          <w:szCs w:val="28"/>
          <w:shd w:val="clear" w:color="auto" w:fill="FFFFFF"/>
        </w:rPr>
        <w:t> </w:t>
      </w:r>
    </w:p>
    <w:p w14:paraId="71C721CD" w14:textId="1E87891C" w:rsidR="3730C006" w:rsidRDefault="6A003357" w:rsidP="0021514C">
      <w:pPr>
        <w:spacing w:after="0" w:line="240" w:lineRule="auto"/>
        <w:jc w:val="both"/>
      </w:pPr>
      <w:r w:rsidRPr="6416A5D4">
        <w:rPr>
          <w:rFonts w:ascii="Times New Roman" w:eastAsia="Times New Roman" w:hAnsi="Times New Roman" w:cs="Times New Roman"/>
          <w:sz w:val="24"/>
          <w:szCs w:val="24"/>
        </w:rPr>
        <w:t xml:space="preserve">En cuanto a las metodologías de predicción, observamos que los árboles y los </w:t>
      </w:r>
      <w:proofErr w:type="spellStart"/>
      <w:r w:rsidRPr="6416A5D4">
        <w:rPr>
          <w:rFonts w:ascii="Times New Roman" w:eastAsia="Times New Roman" w:hAnsi="Times New Roman" w:cs="Times New Roman"/>
          <w:sz w:val="24"/>
          <w:szCs w:val="24"/>
        </w:rPr>
        <w:t>Random</w:t>
      </w:r>
      <w:proofErr w:type="spellEnd"/>
      <w:r w:rsidRPr="6416A5D4">
        <w:rPr>
          <w:rFonts w:ascii="Times New Roman" w:eastAsia="Times New Roman" w:hAnsi="Times New Roman" w:cs="Times New Roman"/>
          <w:sz w:val="24"/>
          <w:szCs w:val="24"/>
        </w:rPr>
        <w:t xml:space="preserve"> Forest se destacaron como las mejores opciones. Es importante señalar que estos modelos tendieron a seleccionar estructuras más profundas y complejas. A lo largo del proceso, afinamos los parámetros utilizando la validación cruzada, y notamos que a medida que incluíamos un mayor número de predictores, los modelos lograban una predicción más precisa, reflejada en un menor Error Absoluto Medio (MAE).</w:t>
      </w:r>
      <w:r w:rsidR="00DA4310">
        <w:t xml:space="preserve"> </w:t>
      </w:r>
      <w:r w:rsidRPr="6416A5D4">
        <w:rPr>
          <w:rFonts w:ascii="Times New Roman" w:eastAsia="Times New Roman" w:hAnsi="Times New Roman" w:cs="Times New Roman"/>
          <w:sz w:val="24"/>
          <w:szCs w:val="24"/>
        </w:rPr>
        <w:t xml:space="preserve">Sin embargo, esta mayor inclusión de predictores también se traducía en modelos más complejos, caracterizados por un gran número de árboles y la elección de un mayor número de predictores para las particiones. En contraste, la metodología de </w:t>
      </w:r>
      <w:proofErr w:type="spellStart"/>
      <w:r w:rsidRPr="6416A5D4">
        <w:rPr>
          <w:rFonts w:ascii="Times New Roman" w:eastAsia="Times New Roman" w:hAnsi="Times New Roman" w:cs="Times New Roman"/>
          <w:sz w:val="24"/>
          <w:szCs w:val="24"/>
        </w:rPr>
        <w:t>boosting</w:t>
      </w:r>
      <w:proofErr w:type="spellEnd"/>
      <w:r w:rsidRPr="6416A5D4">
        <w:rPr>
          <w:rFonts w:ascii="Times New Roman" w:eastAsia="Times New Roman" w:hAnsi="Times New Roman" w:cs="Times New Roman"/>
          <w:sz w:val="24"/>
          <w:szCs w:val="24"/>
        </w:rPr>
        <w:t xml:space="preserve"> no resultó tan efectiva, lo que sugiere un posible sobreajuste debido al número significativo de iteraciones de los árboles que permitimos en las grillas y una tasa de aprendizaje lenta.</w:t>
      </w:r>
    </w:p>
    <w:p w14:paraId="0653BD47" w14:textId="399E56D8" w:rsidR="3730C006" w:rsidRDefault="6A003357" w:rsidP="0021514C">
      <w:pPr>
        <w:spacing w:after="0" w:line="240" w:lineRule="auto"/>
        <w:jc w:val="both"/>
      </w:pPr>
      <w:r w:rsidRPr="6416A5D4">
        <w:rPr>
          <w:rFonts w:ascii="Times New Roman" w:eastAsia="Times New Roman" w:hAnsi="Times New Roman" w:cs="Times New Roman"/>
          <w:sz w:val="24"/>
          <w:szCs w:val="24"/>
        </w:rPr>
        <w:t xml:space="preserve">Por otro lado, los modelos Ridge, Lasso y </w:t>
      </w:r>
      <w:proofErr w:type="spellStart"/>
      <w:r w:rsidRPr="6416A5D4">
        <w:rPr>
          <w:rFonts w:ascii="Times New Roman" w:eastAsia="Times New Roman" w:hAnsi="Times New Roman" w:cs="Times New Roman"/>
          <w:sz w:val="24"/>
          <w:szCs w:val="24"/>
        </w:rPr>
        <w:t>Elastic</w:t>
      </w:r>
      <w:proofErr w:type="spellEnd"/>
      <w:r w:rsidRPr="6416A5D4">
        <w:rPr>
          <w:rFonts w:ascii="Times New Roman" w:eastAsia="Times New Roman" w:hAnsi="Times New Roman" w:cs="Times New Roman"/>
          <w:sz w:val="24"/>
          <w:szCs w:val="24"/>
        </w:rPr>
        <w:t xml:space="preserve"> Net arrojaron predicciones menos precisas, posiblemente debido a desafíos en la elección de los valores de lambda y las penalidades. Variables como 'metros' y 'cantidad de baños' demostraron ser importantes predictores, y las variables categóricas 'casas' y '</w:t>
      </w:r>
      <w:proofErr w:type="spellStart"/>
      <w:r w:rsidRPr="6416A5D4">
        <w:rPr>
          <w:rFonts w:ascii="Times New Roman" w:eastAsia="Times New Roman" w:hAnsi="Times New Roman" w:cs="Times New Roman"/>
          <w:sz w:val="24"/>
          <w:szCs w:val="24"/>
        </w:rPr>
        <w:t>penthouse</w:t>
      </w:r>
      <w:proofErr w:type="spellEnd"/>
      <w:r w:rsidRPr="6416A5D4">
        <w:rPr>
          <w:rFonts w:ascii="Times New Roman" w:eastAsia="Times New Roman" w:hAnsi="Times New Roman" w:cs="Times New Roman"/>
          <w:sz w:val="24"/>
          <w:szCs w:val="24"/>
        </w:rPr>
        <w:t>' desempeñaron un papel relevante en las predicciones. En cuanto a las variables de distancia, destacaron 'distancia a universidades' y 'distancia a la policía'.</w:t>
      </w:r>
      <w:r w:rsidR="00DC20F9">
        <w:t xml:space="preserve"> </w:t>
      </w:r>
      <w:r w:rsidRPr="6416A5D4">
        <w:rPr>
          <w:rFonts w:ascii="Times New Roman" w:eastAsia="Times New Roman" w:hAnsi="Times New Roman" w:cs="Times New Roman"/>
          <w:sz w:val="24"/>
          <w:szCs w:val="24"/>
        </w:rPr>
        <w:t>Para mejorar aún más la precisión de las predicciones, implementamos una metodología de validación cruzada espacial</w:t>
      </w:r>
      <w:r w:rsidR="00DC20F9">
        <w:rPr>
          <w:rFonts w:ascii="Times New Roman" w:eastAsia="Times New Roman" w:hAnsi="Times New Roman" w:cs="Times New Roman"/>
          <w:sz w:val="24"/>
          <w:szCs w:val="24"/>
        </w:rPr>
        <w:t xml:space="preserve"> en el modelo de mejor ajuste</w:t>
      </w:r>
      <w:r w:rsidRPr="6416A5D4">
        <w:rPr>
          <w:rFonts w:ascii="Times New Roman" w:eastAsia="Times New Roman" w:hAnsi="Times New Roman" w:cs="Times New Roman"/>
          <w:sz w:val="24"/>
          <w:szCs w:val="24"/>
        </w:rPr>
        <w:t>. Esta estrategia resultó fundamental, ya que contribuyó a mitigar</w:t>
      </w:r>
      <w:r w:rsidR="00DC20F9">
        <w:rPr>
          <w:rFonts w:ascii="Times New Roman" w:eastAsia="Times New Roman" w:hAnsi="Times New Roman" w:cs="Times New Roman"/>
          <w:sz w:val="24"/>
          <w:szCs w:val="24"/>
        </w:rPr>
        <w:t xml:space="preserve"> lo que termina siendo la autocorrelación espacial entre los barrios de la ciudad de Bogotá.</w:t>
      </w:r>
      <w:r w:rsidR="00DA4310">
        <w:rPr>
          <w:rFonts w:ascii="Times New Roman" w:eastAsia="Times New Roman" w:hAnsi="Times New Roman" w:cs="Times New Roman"/>
          <w:sz w:val="24"/>
          <w:szCs w:val="24"/>
        </w:rPr>
        <w:t xml:space="preserve"> </w:t>
      </w:r>
      <w:r w:rsidR="00DC6C3F">
        <w:rPr>
          <w:rFonts w:ascii="Times New Roman" w:eastAsia="Times New Roman" w:hAnsi="Times New Roman" w:cs="Times New Roman"/>
          <w:sz w:val="24"/>
          <w:szCs w:val="24"/>
        </w:rPr>
        <w:t xml:space="preserve">El </w:t>
      </w:r>
      <w:proofErr w:type="spellStart"/>
      <w:r w:rsidR="00DC6C3F">
        <w:rPr>
          <w:rFonts w:ascii="Times New Roman" w:eastAsia="Times New Roman" w:hAnsi="Times New Roman" w:cs="Times New Roman"/>
          <w:sz w:val="24"/>
          <w:szCs w:val="24"/>
        </w:rPr>
        <w:t>github</w:t>
      </w:r>
      <w:proofErr w:type="spellEnd"/>
      <w:r w:rsidR="00DC6C3F">
        <w:rPr>
          <w:rFonts w:ascii="Times New Roman" w:eastAsia="Times New Roman" w:hAnsi="Times New Roman" w:cs="Times New Roman"/>
          <w:sz w:val="24"/>
          <w:szCs w:val="24"/>
        </w:rPr>
        <w:t xml:space="preserve"> se encuentra en el siguiente </w:t>
      </w:r>
      <w:hyperlink r:id="rId18" w:history="1">
        <w:proofErr w:type="gramStart"/>
        <w:r w:rsidR="00DC6C3F" w:rsidRPr="00480572">
          <w:rPr>
            <w:rStyle w:val="Hipervnculo"/>
            <w:rFonts w:ascii="Times New Roman" w:eastAsia="Times New Roman" w:hAnsi="Times New Roman" w:cs="Times New Roman"/>
            <w:sz w:val="24"/>
            <w:szCs w:val="24"/>
          </w:rPr>
          <w:t>link</w:t>
        </w:r>
        <w:proofErr w:type="gramEnd"/>
      </w:hyperlink>
      <w:r w:rsidR="00DC6C3F">
        <w:rPr>
          <w:rFonts w:ascii="Times New Roman" w:eastAsia="Times New Roman" w:hAnsi="Times New Roman" w:cs="Times New Roman"/>
          <w:sz w:val="24"/>
          <w:szCs w:val="24"/>
        </w:rPr>
        <w:t>.</w:t>
      </w:r>
    </w:p>
    <w:sectPr w:rsidR="3730C00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93794"/>
    <w:multiLevelType w:val="hybridMultilevel"/>
    <w:tmpl w:val="CFC20182"/>
    <w:lvl w:ilvl="0" w:tplc="360CD894">
      <w:start w:val="1"/>
      <w:numFmt w:val="bullet"/>
      <w:lvlText w:val=""/>
      <w:lvlJc w:val="left"/>
      <w:pPr>
        <w:ind w:left="720" w:hanging="360"/>
      </w:pPr>
      <w:rPr>
        <w:rFonts w:ascii="Symbol" w:hAnsi="Symbol" w:hint="default"/>
      </w:rPr>
    </w:lvl>
    <w:lvl w:ilvl="1" w:tplc="63485A00">
      <w:start w:val="1"/>
      <w:numFmt w:val="bullet"/>
      <w:lvlText w:val="o"/>
      <w:lvlJc w:val="left"/>
      <w:pPr>
        <w:ind w:left="1440" w:hanging="360"/>
      </w:pPr>
      <w:rPr>
        <w:rFonts w:ascii="Courier New" w:hAnsi="Courier New" w:hint="default"/>
      </w:rPr>
    </w:lvl>
    <w:lvl w:ilvl="2" w:tplc="4082192A">
      <w:start w:val="1"/>
      <w:numFmt w:val="bullet"/>
      <w:lvlText w:val=""/>
      <w:lvlJc w:val="left"/>
      <w:pPr>
        <w:ind w:left="2160" w:hanging="360"/>
      </w:pPr>
      <w:rPr>
        <w:rFonts w:ascii="Wingdings" w:hAnsi="Wingdings" w:hint="default"/>
      </w:rPr>
    </w:lvl>
    <w:lvl w:ilvl="3" w:tplc="CE423D32">
      <w:start w:val="1"/>
      <w:numFmt w:val="bullet"/>
      <w:lvlText w:val=""/>
      <w:lvlJc w:val="left"/>
      <w:pPr>
        <w:ind w:left="2880" w:hanging="360"/>
      </w:pPr>
      <w:rPr>
        <w:rFonts w:ascii="Symbol" w:hAnsi="Symbol" w:hint="default"/>
      </w:rPr>
    </w:lvl>
    <w:lvl w:ilvl="4" w:tplc="0420AA92">
      <w:start w:val="1"/>
      <w:numFmt w:val="bullet"/>
      <w:lvlText w:val="o"/>
      <w:lvlJc w:val="left"/>
      <w:pPr>
        <w:ind w:left="3600" w:hanging="360"/>
      </w:pPr>
      <w:rPr>
        <w:rFonts w:ascii="Courier New" w:hAnsi="Courier New" w:hint="default"/>
      </w:rPr>
    </w:lvl>
    <w:lvl w:ilvl="5" w:tplc="35126FA4">
      <w:start w:val="1"/>
      <w:numFmt w:val="bullet"/>
      <w:lvlText w:val=""/>
      <w:lvlJc w:val="left"/>
      <w:pPr>
        <w:ind w:left="4320" w:hanging="360"/>
      </w:pPr>
      <w:rPr>
        <w:rFonts w:ascii="Wingdings" w:hAnsi="Wingdings" w:hint="default"/>
      </w:rPr>
    </w:lvl>
    <w:lvl w:ilvl="6" w:tplc="66CCF514">
      <w:start w:val="1"/>
      <w:numFmt w:val="bullet"/>
      <w:lvlText w:val=""/>
      <w:lvlJc w:val="left"/>
      <w:pPr>
        <w:ind w:left="5040" w:hanging="360"/>
      </w:pPr>
      <w:rPr>
        <w:rFonts w:ascii="Symbol" w:hAnsi="Symbol" w:hint="default"/>
      </w:rPr>
    </w:lvl>
    <w:lvl w:ilvl="7" w:tplc="C8306016">
      <w:start w:val="1"/>
      <w:numFmt w:val="bullet"/>
      <w:lvlText w:val="o"/>
      <w:lvlJc w:val="left"/>
      <w:pPr>
        <w:ind w:left="5760" w:hanging="360"/>
      </w:pPr>
      <w:rPr>
        <w:rFonts w:ascii="Courier New" w:hAnsi="Courier New" w:hint="default"/>
      </w:rPr>
    </w:lvl>
    <w:lvl w:ilvl="8" w:tplc="C98C8482">
      <w:start w:val="1"/>
      <w:numFmt w:val="bullet"/>
      <w:lvlText w:val=""/>
      <w:lvlJc w:val="left"/>
      <w:pPr>
        <w:ind w:left="6480" w:hanging="360"/>
      </w:pPr>
      <w:rPr>
        <w:rFonts w:ascii="Wingdings" w:hAnsi="Wingdings" w:hint="default"/>
      </w:rPr>
    </w:lvl>
  </w:abstractNum>
  <w:num w:numId="1" w16cid:durableId="1472867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5DBA1E"/>
    <w:rsid w:val="00005087"/>
    <w:rsid w:val="00030F3C"/>
    <w:rsid w:val="00032515"/>
    <w:rsid w:val="000425AD"/>
    <w:rsid w:val="00045155"/>
    <w:rsid w:val="00047242"/>
    <w:rsid w:val="0004FD3D"/>
    <w:rsid w:val="0005301E"/>
    <w:rsid w:val="00055446"/>
    <w:rsid w:val="00056CC5"/>
    <w:rsid w:val="00062903"/>
    <w:rsid w:val="00067B09"/>
    <w:rsid w:val="00075709"/>
    <w:rsid w:val="00082D1F"/>
    <w:rsid w:val="000841BC"/>
    <w:rsid w:val="000844C3"/>
    <w:rsid w:val="00084CB2"/>
    <w:rsid w:val="0008537F"/>
    <w:rsid w:val="00091EFC"/>
    <w:rsid w:val="000949D1"/>
    <w:rsid w:val="000A12F3"/>
    <w:rsid w:val="000C0865"/>
    <w:rsid w:val="000C2618"/>
    <w:rsid w:val="000C79C4"/>
    <w:rsid w:val="000E0924"/>
    <w:rsid w:val="000E2BE0"/>
    <w:rsid w:val="000F3CBF"/>
    <w:rsid w:val="000F636D"/>
    <w:rsid w:val="001023FE"/>
    <w:rsid w:val="00104F07"/>
    <w:rsid w:val="001135E2"/>
    <w:rsid w:val="00120F3F"/>
    <w:rsid w:val="001217A2"/>
    <w:rsid w:val="00123127"/>
    <w:rsid w:val="00126D24"/>
    <w:rsid w:val="00131AB2"/>
    <w:rsid w:val="0014238E"/>
    <w:rsid w:val="00147687"/>
    <w:rsid w:val="001526F4"/>
    <w:rsid w:val="00156FCB"/>
    <w:rsid w:val="00161CC7"/>
    <w:rsid w:val="0016561B"/>
    <w:rsid w:val="0017111E"/>
    <w:rsid w:val="00171ABF"/>
    <w:rsid w:val="0017481F"/>
    <w:rsid w:val="00176C96"/>
    <w:rsid w:val="00183E42"/>
    <w:rsid w:val="00184F73"/>
    <w:rsid w:val="00185ADB"/>
    <w:rsid w:val="00191CDC"/>
    <w:rsid w:val="001978AC"/>
    <w:rsid w:val="001A2867"/>
    <w:rsid w:val="001A6187"/>
    <w:rsid w:val="001A73FA"/>
    <w:rsid w:val="001B05B6"/>
    <w:rsid w:val="001C1755"/>
    <w:rsid w:val="001D1D7E"/>
    <w:rsid w:val="001D7E57"/>
    <w:rsid w:val="001E4C2E"/>
    <w:rsid w:val="001E4D2D"/>
    <w:rsid w:val="001F14EA"/>
    <w:rsid w:val="001F17A8"/>
    <w:rsid w:val="00202AA9"/>
    <w:rsid w:val="002060C6"/>
    <w:rsid w:val="00210B93"/>
    <w:rsid w:val="0021514C"/>
    <w:rsid w:val="00215531"/>
    <w:rsid w:val="0023090D"/>
    <w:rsid w:val="00230CDB"/>
    <w:rsid w:val="00244681"/>
    <w:rsid w:val="00245C4E"/>
    <w:rsid w:val="002512F6"/>
    <w:rsid w:val="0025360D"/>
    <w:rsid w:val="002546DD"/>
    <w:rsid w:val="0025636C"/>
    <w:rsid w:val="00265E0A"/>
    <w:rsid w:val="00267C75"/>
    <w:rsid w:val="00274654"/>
    <w:rsid w:val="0028332D"/>
    <w:rsid w:val="002A0A65"/>
    <w:rsid w:val="002A115F"/>
    <w:rsid w:val="002A1AB4"/>
    <w:rsid w:val="002A7E92"/>
    <w:rsid w:val="002B2DE5"/>
    <w:rsid w:val="002C7EC0"/>
    <w:rsid w:val="002D09F1"/>
    <w:rsid w:val="002D4B78"/>
    <w:rsid w:val="002E2C47"/>
    <w:rsid w:val="002F40B9"/>
    <w:rsid w:val="003216D8"/>
    <w:rsid w:val="00330484"/>
    <w:rsid w:val="0033102D"/>
    <w:rsid w:val="00335BB4"/>
    <w:rsid w:val="00342EC4"/>
    <w:rsid w:val="00353AF5"/>
    <w:rsid w:val="00360F72"/>
    <w:rsid w:val="00363A8C"/>
    <w:rsid w:val="003656ED"/>
    <w:rsid w:val="0036712D"/>
    <w:rsid w:val="00375AE1"/>
    <w:rsid w:val="00376383"/>
    <w:rsid w:val="00382339"/>
    <w:rsid w:val="003838A7"/>
    <w:rsid w:val="00386AF5"/>
    <w:rsid w:val="003A7A1F"/>
    <w:rsid w:val="003B49E9"/>
    <w:rsid w:val="003C3015"/>
    <w:rsid w:val="003D670A"/>
    <w:rsid w:val="003F4DF2"/>
    <w:rsid w:val="003F5580"/>
    <w:rsid w:val="003F5DDF"/>
    <w:rsid w:val="003F71E4"/>
    <w:rsid w:val="00404C61"/>
    <w:rsid w:val="0041775E"/>
    <w:rsid w:val="00422578"/>
    <w:rsid w:val="004313B4"/>
    <w:rsid w:val="00431580"/>
    <w:rsid w:val="00436CD8"/>
    <w:rsid w:val="00437C7B"/>
    <w:rsid w:val="00441790"/>
    <w:rsid w:val="00451AED"/>
    <w:rsid w:val="004550DD"/>
    <w:rsid w:val="00457FA7"/>
    <w:rsid w:val="004601E1"/>
    <w:rsid w:val="00463DB5"/>
    <w:rsid w:val="00466C46"/>
    <w:rsid w:val="00475593"/>
    <w:rsid w:val="00477CD4"/>
    <w:rsid w:val="00477E22"/>
    <w:rsid w:val="00480572"/>
    <w:rsid w:val="004831C4"/>
    <w:rsid w:val="0048425F"/>
    <w:rsid w:val="0048609C"/>
    <w:rsid w:val="0048763C"/>
    <w:rsid w:val="00492877"/>
    <w:rsid w:val="004939EA"/>
    <w:rsid w:val="004A12D0"/>
    <w:rsid w:val="004A535C"/>
    <w:rsid w:val="004A58E9"/>
    <w:rsid w:val="004B159B"/>
    <w:rsid w:val="004B5D7E"/>
    <w:rsid w:val="004C5EB0"/>
    <w:rsid w:val="004C6F33"/>
    <w:rsid w:val="004C7016"/>
    <w:rsid w:val="004D3447"/>
    <w:rsid w:val="004E18A0"/>
    <w:rsid w:val="00503B11"/>
    <w:rsid w:val="005046BD"/>
    <w:rsid w:val="00511E2B"/>
    <w:rsid w:val="0051791E"/>
    <w:rsid w:val="00520113"/>
    <w:rsid w:val="00521C3F"/>
    <w:rsid w:val="00525CB6"/>
    <w:rsid w:val="00526918"/>
    <w:rsid w:val="0053113E"/>
    <w:rsid w:val="0053631C"/>
    <w:rsid w:val="0054024F"/>
    <w:rsid w:val="00541E33"/>
    <w:rsid w:val="00542C69"/>
    <w:rsid w:val="0054629C"/>
    <w:rsid w:val="00546523"/>
    <w:rsid w:val="005473E8"/>
    <w:rsid w:val="00554F46"/>
    <w:rsid w:val="00555642"/>
    <w:rsid w:val="005623B0"/>
    <w:rsid w:val="005659A2"/>
    <w:rsid w:val="00591D5E"/>
    <w:rsid w:val="00593203"/>
    <w:rsid w:val="00597AB1"/>
    <w:rsid w:val="005A6277"/>
    <w:rsid w:val="005B2F54"/>
    <w:rsid w:val="005B35C0"/>
    <w:rsid w:val="005B667B"/>
    <w:rsid w:val="005B6CD1"/>
    <w:rsid w:val="005C3F25"/>
    <w:rsid w:val="005D7B2B"/>
    <w:rsid w:val="005E12DD"/>
    <w:rsid w:val="005F42B1"/>
    <w:rsid w:val="005F5A2C"/>
    <w:rsid w:val="006011C1"/>
    <w:rsid w:val="006022E8"/>
    <w:rsid w:val="0060450C"/>
    <w:rsid w:val="006078DE"/>
    <w:rsid w:val="00611D85"/>
    <w:rsid w:val="00613183"/>
    <w:rsid w:val="00620E55"/>
    <w:rsid w:val="006415D2"/>
    <w:rsid w:val="006418FD"/>
    <w:rsid w:val="00657A03"/>
    <w:rsid w:val="00666E57"/>
    <w:rsid w:val="00676337"/>
    <w:rsid w:val="0067681B"/>
    <w:rsid w:val="006777D5"/>
    <w:rsid w:val="00680A84"/>
    <w:rsid w:val="00680E62"/>
    <w:rsid w:val="006815A6"/>
    <w:rsid w:val="0068282E"/>
    <w:rsid w:val="00692A51"/>
    <w:rsid w:val="00697129"/>
    <w:rsid w:val="006A0817"/>
    <w:rsid w:val="006A2305"/>
    <w:rsid w:val="006B5290"/>
    <w:rsid w:val="006C63A4"/>
    <w:rsid w:val="006C751C"/>
    <w:rsid w:val="006D302E"/>
    <w:rsid w:val="006D3DAF"/>
    <w:rsid w:val="006D5B09"/>
    <w:rsid w:val="006E0FEA"/>
    <w:rsid w:val="006E3653"/>
    <w:rsid w:val="006E3CD5"/>
    <w:rsid w:val="00702BBA"/>
    <w:rsid w:val="00707E53"/>
    <w:rsid w:val="00710AE1"/>
    <w:rsid w:val="00717884"/>
    <w:rsid w:val="0072516B"/>
    <w:rsid w:val="007347BB"/>
    <w:rsid w:val="00734B96"/>
    <w:rsid w:val="00734F1D"/>
    <w:rsid w:val="0073752D"/>
    <w:rsid w:val="007458F6"/>
    <w:rsid w:val="00745CDB"/>
    <w:rsid w:val="00760A95"/>
    <w:rsid w:val="007622C4"/>
    <w:rsid w:val="0076307A"/>
    <w:rsid w:val="00776F75"/>
    <w:rsid w:val="007931CD"/>
    <w:rsid w:val="007936BC"/>
    <w:rsid w:val="00796F87"/>
    <w:rsid w:val="0079776B"/>
    <w:rsid w:val="007B08D3"/>
    <w:rsid w:val="007B0CA0"/>
    <w:rsid w:val="007B1574"/>
    <w:rsid w:val="007B75B5"/>
    <w:rsid w:val="007C4A04"/>
    <w:rsid w:val="007C5C0A"/>
    <w:rsid w:val="007C6BE5"/>
    <w:rsid w:val="007D1E6B"/>
    <w:rsid w:val="007D2472"/>
    <w:rsid w:val="007E452D"/>
    <w:rsid w:val="007E5248"/>
    <w:rsid w:val="007E6F11"/>
    <w:rsid w:val="007E788D"/>
    <w:rsid w:val="007F1731"/>
    <w:rsid w:val="00801A8F"/>
    <w:rsid w:val="00805A53"/>
    <w:rsid w:val="00814B48"/>
    <w:rsid w:val="008257F3"/>
    <w:rsid w:val="00826146"/>
    <w:rsid w:val="00827273"/>
    <w:rsid w:val="00832779"/>
    <w:rsid w:val="00841864"/>
    <w:rsid w:val="0085170C"/>
    <w:rsid w:val="0085410A"/>
    <w:rsid w:val="008565ED"/>
    <w:rsid w:val="00863407"/>
    <w:rsid w:val="00871E55"/>
    <w:rsid w:val="00874E81"/>
    <w:rsid w:val="00876367"/>
    <w:rsid w:val="00876930"/>
    <w:rsid w:val="00876B9E"/>
    <w:rsid w:val="00885D98"/>
    <w:rsid w:val="00887D53"/>
    <w:rsid w:val="008971C8"/>
    <w:rsid w:val="008A1C12"/>
    <w:rsid w:val="008A375F"/>
    <w:rsid w:val="008A500A"/>
    <w:rsid w:val="008B0CDD"/>
    <w:rsid w:val="008B7ABC"/>
    <w:rsid w:val="008C237C"/>
    <w:rsid w:val="008D3DDF"/>
    <w:rsid w:val="008D4BE4"/>
    <w:rsid w:val="008D758C"/>
    <w:rsid w:val="008E76EE"/>
    <w:rsid w:val="008F0024"/>
    <w:rsid w:val="00900EE3"/>
    <w:rsid w:val="0090139A"/>
    <w:rsid w:val="00901B46"/>
    <w:rsid w:val="00902038"/>
    <w:rsid w:val="00913AEB"/>
    <w:rsid w:val="00915881"/>
    <w:rsid w:val="00916FD4"/>
    <w:rsid w:val="009175FF"/>
    <w:rsid w:val="00943D6F"/>
    <w:rsid w:val="00951306"/>
    <w:rsid w:val="00957DCF"/>
    <w:rsid w:val="00975CE4"/>
    <w:rsid w:val="0097615C"/>
    <w:rsid w:val="009827A8"/>
    <w:rsid w:val="00982884"/>
    <w:rsid w:val="00983C53"/>
    <w:rsid w:val="0098525E"/>
    <w:rsid w:val="00985E0E"/>
    <w:rsid w:val="009920C2"/>
    <w:rsid w:val="009A1565"/>
    <w:rsid w:val="009A2196"/>
    <w:rsid w:val="009A2911"/>
    <w:rsid w:val="009A2AB4"/>
    <w:rsid w:val="009B0069"/>
    <w:rsid w:val="009B181A"/>
    <w:rsid w:val="009B43DD"/>
    <w:rsid w:val="009C16D6"/>
    <w:rsid w:val="009C3DCD"/>
    <w:rsid w:val="009C79C6"/>
    <w:rsid w:val="009D5C8E"/>
    <w:rsid w:val="009D6FA0"/>
    <w:rsid w:val="009E18A9"/>
    <w:rsid w:val="009E45A0"/>
    <w:rsid w:val="009E6450"/>
    <w:rsid w:val="009E7DC1"/>
    <w:rsid w:val="009F355D"/>
    <w:rsid w:val="009F582D"/>
    <w:rsid w:val="00A1304B"/>
    <w:rsid w:val="00A16348"/>
    <w:rsid w:val="00A337CB"/>
    <w:rsid w:val="00A351C0"/>
    <w:rsid w:val="00A359BF"/>
    <w:rsid w:val="00A35EBB"/>
    <w:rsid w:val="00A44166"/>
    <w:rsid w:val="00A7017D"/>
    <w:rsid w:val="00A903CE"/>
    <w:rsid w:val="00A9305F"/>
    <w:rsid w:val="00AA0229"/>
    <w:rsid w:val="00AC0B38"/>
    <w:rsid w:val="00AD1A8D"/>
    <w:rsid w:val="00AD3390"/>
    <w:rsid w:val="00AD608F"/>
    <w:rsid w:val="00AD768E"/>
    <w:rsid w:val="00AE25E6"/>
    <w:rsid w:val="00AE50B1"/>
    <w:rsid w:val="00AF7797"/>
    <w:rsid w:val="00AF7D83"/>
    <w:rsid w:val="00B008CF"/>
    <w:rsid w:val="00B050D7"/>
    <w:rsid w:val="00B05817"/>
    <w:rsid w:val="00B100A2"/>
    <w:rsid w:val="00B173E2"/>
    <w:rsid w:val="00B324DB"/>
    <w:rsid w:val="00B32E97"/>
    <w:rsid w:val="00B3710B"/>
    <w:rsid w:val="00B37C6D"/>
    <w:rsid w:val="00B43CE5"/>
    <w:rsid w:val="00B46599"/>
    <w:rsid w:val="00B52B40"/>
    <w:rsid w:val="00B52E2D"/>
    <w:rsid w:val="00B5536B"/>
    <w:rsid w:val="00B6268E"/>
    <w:rsid w:val="00B663D4"/>
    <w:rsid w:val="00B67402"/>
    <w:rsid w:val="00B8234B"/>
    <w:rsid w:val="00B84CF4"/>
    <w:rsid w:val="00B91DD5"/>
    <w:rsid w:val="00BA0086"/>
    <w:rsid w:val="00BA1D7F"/>
    <w:rsid w:val="00BA78C1"/>
    <w:rsid w:val="00BB35B7"/>
    <w:rsid w:val="00BB385E"/>
    <w:rsid w:val="00BB4B31"/>
    <w:rsid w:val="00BB4F63"/>
    <w:rsid w:val="00BC345E"/>
    <w:rsid w:val="00BD2590"/>
    <w:rsid w:val="00BE186F"/>
    <w:rsid w:val="00BE1EA5"/>
    <w:rsid w:val="00BE489D"/>
    <w:rsid w:val="00C007E3"/>
    <w:rsid w:val="00C008BF"/>
    <w:rsid w:val="00C05EAD"/>
    <w:rsid w:val="00C061B9"/>
    <w:rsid w:val="00C11865"/>
    <w:rsid w:val="00C155E8"/>
    <w:rsid w:val="00C15EEE"/>
    <w:rsid w:val="00C24FCD"/>
    <w:rsid w:val="00C31A53"/>
    <w:rsid w:val="00C3276D"/>
    <w:rsid w:val="00C402E5"/>
    <w:rsid w:val="00C40812"/>
    <w:rsid w:val="00C45589"/>
    <w:rsid w:val="00C51B20"/>
    <w:rsid w:val="00C57B12"/>
    <w:rsid w:val="00C6228F"/>
    <w:rsid w:val="00C76DC6"/>
    <w:rsid w:val="00C81793"/>
    <w:rsid w:val="00C82549"/>
    <w:rsid w:val="00C91E52"/>
    <w:rsid w:val="00C97EAA"/>
    <w:rsid w:val="00CB6CA6"/>
    <w:rsid w:val="00CC08EF"/>
    <w:rsid w:val="00CD012D"/>
    <w:rsid w:val="00CD2D2D"/>
    <w:rsid w:val="00CD6B7A"/>
    <w:rsid w:val="00CE1166"/>
    <w:rsid w:val="00CE64D6"/>
    <w:rsid w:val="00CF017C"/>
    <w:rsid w:val="00CF5693"/>
    <w:rsid w:val="00D04324"/>
    <w:rsid w:val="00D05F73"/>
    <w:rsid w:val="00D067E2"/>
    <w:rsid w:val="00D111CC"/>
    <w:rsid w:val="00D13E2D"/>
    <w:rsid w:val="00D21F64"/>
    <w:rsid w:val="00D3681A"/>
    <w:rsid w:val="00D50491"/>
    <w:rsid w:val="00D51394"/>
    <w:rsid w:val="00D5148D"/>
    <w:rsid w:val="00D526A2"/>
    <w:rsid w:val="00D63E43"/>
    <w:rsid w:val="00D66F34"/>
    <w:rsid w:val="00D7167D"/>
    <w:rsid w:val="00D728CA"/>
    <w:rsid w:val="00D74A89"/>
    <w:rsid w:val="00D81CC8"/>
    <w:rsid w:val="00D838F4"/>
    <w:rsid w:val="00D86124"/>
    <w:rsid w:val="00D8654B"/>
    <w:rsid w:val="00D86F54"/>
    <w:rsid w:val="00D90F06"/>
    <w:rsid w:val="00D91578"/>
    <w:rsid w:val="00DA2964"/>
    <w:rsid w:val="00DA4310"/>
    <w:rsid w:val="00DA44D5"/>
    <w:rsid w:val="00DA4C3F"/>
    <w:rsid w:val="00DA6A4D"/>
    <w:rsid w:val="00DB24E1"/>
    <w:rsid w:val="00DC0880"/>
    <w:rsid w:val="00DC15E7"/>
    <w:rsid w:val="00DC20F9"/>
    <w:rsid w:val="00DC6C3F"/>
    <w:rsid w:val="00DD39A0"/>
    <w:rsid w:val="00DD669E"/>
    <w:rsid w:val="00DE142B"/>
    <w:rsid w:val="00DE68BB"/>
    <w:rsid w:val="00DF76C6"/>
    <w:rsid w:val="00E01F8C"/>
    <w:rsid w:val="00E03378"/>
    <w:rsid w:val="00E04FE7"/>
    <w:rsid w:val="00E110C2"/>
    <w:rsid w:val="00E357A3"/>
    <w:rsid w:val="00E42B30"/>
    <w:rsid w:val="00E81864"/>
    <w:rsid w:val="00E8572E"/>
    <w:rsid w:val="00E864E4"/>
    <w:rsid w:val="00E938A9"/>
    <w:rsid w:val="00E97041"/>
    <w:rsid w:val="00EB08A5"/>
    <w:rsid w:val="00EC3156"/>
    <w:rsid w:val="00EC63EE"/>
    <w:rsid w:val="00EF178F"/>
    <w:rsid w:val="00F00937"/>
    <w:rsid w:val="00F0406F"/>
    <w:rsid w:val="00F12424"/>
    <w:rsid w:val="00F20EF9"/>
    <w:rsid w:val="00F36527"/>
    <w:rsid w:val="00F412C4"/>
    <w:rsid w:val="00F5075A"/>
    <w:rsid w:val="00F5303B"/>
    <w:rsid w:val="00F55140"/>
    <w:rsid w:val="00F552A8"/>
    <w:rsid w:val="00F60F31"/>
    <w:rsid w:val="00F70CCD"/>
    <w:rsid w:val="00F70CFC"/>
    <w:rsid w:val="00F7507E"/>
    <w:rsid w:val="00F758FE"/>
    <w:rsid w:val="00F772AA"/>
    <w:rsid w:val="00F77676"/>
    <w:rsid w:val="00F814A4"/>
    <w:rsid w:val="00F85C9F"/>
    <w:rsid w:val="00F95A65"/>
    <w:rsid w:val="00FA090D"/>
    <w:rsid w:val="00FA2FFC"/>
    <w:rsid w:val="00FC494E"/>
    <w:rsid w:val="00FC4DB2"/>
    <w:rsid w:val="00FD2FB9"/>
    <w:rsid w:val="00FD3E27"/>
    <w:rsid w:val="00FD6B86"/>
    <w:rsid w:val="00FD7B02"/>
    <w:rsid w:val="00FE0D54"/>
    <w:rsid w:val="00FE130E"/>
    <w:rsid w:val="00FE7F88"/>
    <w:rsid w:val="00FF2E0D"/>
    <w:rsid w:val="010449D1"/>
    <w:rsid w:val="012F4E8F"/>
    <w:rsid w:val="017993FD"/>
    <w:rsid w:val="019E11C0"/>
    <w:rsid w:val="02109DA9"/>
    <w:rsid w:val="023677EE"/>
    <w:rsid w:val="0252BDB0"/>
    <w:rsid w:val="02E746C8"/>
    <w:rsid w:val="03FD7F69"/>
    <w:rsid w:val="045D0924"/>
    <w:rsid w:val="04D48392"/>
    <w:rsid w:val="063E9BAC"/>
    <w:rsid w:val="0677DBD7"/>
    <w:rsid w:val="06C524F3"/>
    <w:rsid w:val="06CF4725"/>
    <w:rsid w:val="06F2CBFA"/>
    <w:rsid w:val="06F677FA"/>
    <w:rsid w:val="07D7B381"/>
    <w:rsid w:val="07F42B43"/>
    <w:rsid w:val="08E62DC9"/>
    <w:rsid w:val="0903CD93"/>
    <w:rsid w:val="0923424F"/>
    <w:rsid w:val="0A745E8D"/>
    <w:rsid w:val="0A81C5FD"/>
    <w:rsid w:val="0A8FA6D5"/>
    <w:rsid w:val="0AA49245"/>
    <w:rsid w:val="0ABDD347"/>
    <w:rsid w:val="0B57FFDD"/>
    <w:rsid w:val="0BAF2DC2"/>
    <w:rsid w:val="0C27ADF8"/>
    <w:rsid w:val="0C79EEBC"/>
    <w:rsid w:val="0C93AE1C"/>
    <w:rsid w:val="0D05C0DE"/>
    <w:rsid w:val="0E53C52B"/>
    <w:rsid w:val="0E5C492E"/>
    <w:rsid w:val="0E649B5B"/>
    <w:rsid w:val="0E77DA03"/>
    <w:rsid w:val="0E897981"/>
    <w:rsid w:val="0ED88ADA"/>
    <w:rsid w:val="1006F6FB"/>
    <w:rsid w:val="1068153C"/>
    <w:rsid w:val="109A8E9C"/>
    <w:rsid w:val="109A91CA"/>
    <w:rsid w:val="11A73945"/>
    <w:rsid w:val="1203E59D"/>
    <w:rsid w:val="126184E0"/>
    <w:rsid w:val="1287ACE3"/>
    <w:rsid w:val="13C68DE3"/>
    <w:rsid w:val="1416E9D6"/>
    <w:rsid w:val="143C7D68"/>
    <w:rsid w:val="144AEF63"/>
    <w:rsid w:val="144BE83A"/>
    <w:rsid w:val="14ACD3AA"/>
    <w:rsid w:val="15F1715C"/>
    <w:rsid w:val="16015037"/>
    <w:rsid w:val="160B67D1"/>
    <w:rsid w:val="16502BEF"/>
    <w:rsid w:val="16AA26F3"/>
    <w:rsid w:val="179EE605"/>
    <w:rsid w:val="17AA69F8"/>
    <w:rsid w:val="17E11A6D"/>
    <w:rsid w:val="1AA19CBA"/>
    <w:rsid w:val="1AF6444A"/>
    <w:rsid w:val="1BB4BAA8"/>
    <w:rsid w:val="1BC0F92B"/>
    <w:rsid w:val="1BFC723B"/>
    <w:rsid w:val="1C335581"/>
    <w:rsid w:val="1CB8663B"/>
    <w:rsid w:val="1D06CCDA"/>
    <w:rsid w:val="1D5FABDB"/>
    <w:rsid w:val="1DC38F87"/>
    <w:rsid w:val="1E55EB97"/>
    <w:rsid w:val="1E720851"/>
    <w:rsid w:val="1E83243D"/>
    <w:rsid w:val="1E973CF2"/>
    <w:rsid w:val="1EF0A6C6"/>
    <w:rsid w:val="20287993"/>
    <w:rsid w:val="2033277C"/>
    <w:rsid w:val="207FB7A0"/>
    <w:rsid w:val="208BE88E"/>
    <w:rsid w:val="20DAF717"/>
    <w:rsid w:val="21566CA5"/>
    <w:rsid w:val="21700441"/>
    <w:rsid w:val="21B44FD0"/>
    <w:rsid w:val="223E1E3F"/>
    <w:rsid w:val="228BC033"/>
    <w:rsid w:val="22D8E1D8"/>
    <w:rsid w:val="230B3D2A"/>
    <w:rsid w:val="233B94AB"/>
    <w:rsid w:val="23C97D9D"/>
    <w:rsid w:val="242501A0"/>
    <w:rsid w:val="2463AA33"/>
    <w:rsid w:val="247613FA"/>
    <w:rsid w:val="24B1BC17"/>
    <w:rsid w:val="25364CAB"/>
    <w:rsid w:val="25810611"/>
    <w:rsid w:val="2591EB50"/>
    <w:rsid w:val="2620407A"/>
    <w:rsid w:val="262558D1"/>
    <w:rsid w:val="297F06A2"/>
    <w:rsid w:val="2A5F1502"/>
    <w:rsid w:val="2A6A12C1"/>
    <w:rsid w:val="2B222D11"/>
    <w:rsid w:val="2D154A9F"/>
    <w:rsid w:val="2D5DBA1E"/>
    <w:rsid w:val="2DBD7820"/>
    <w:rsid w:val="2EB56F59"/>
    <w:rsid w:val="2ECC59BC"/>
    <w:rsid w:val="2F301A9E"/>
    <w:rsid w:val="2F61CA92"/>
    <w:rsid w:val="2F6BB056"/>
    <w:rsid w:val="2FD097D5"/>
    <w:rsid w:val="2FFD2618"/>
    <w:rsid w:val="31523922"/>
    <w:rsid w:val="318F755C"/>
    <w:rsid w:val="323687A6"/>
    <w:rsid w:val="32BDB2FD"/>
    <w:rsid w:val="32BF9C14"/>
    <w:rsid w:val="33CACF28"/>
    <w:rsid w:val="33D6EA0D"/>
    <w:rsid w:val="35494EBA"/>
    <w:rsid w:val="3585BC33"/>
    <w:rsid w:val="35AD8FB1"/>
    <w:rsid w:val="3730C006"/>
    <w:rsid w:val="37FDA451"/>
    <w:rsid w:val="37FEB6E0"/>
    <w:rsid w:val="38857D90"/>
    <w:rsid w:val="38974FDF"/>
    <w:rsid w:val="38AF7C1D"/>
    <w:rsid w:val="392EDD98"/>
    <w:rsid w:val="396BA672"/>
    <w:rsid w:val="39A03FFE"/>
    <w:rsid w:val="3ABEAC4D"/>
    <w:rsid w:val="3ADE2D9E"/>
    <w:rsid w:val="3C1815EA"/>
    <w:rsid w:val="3C2AC4F8"/>
    <w:rsid w:val="3C483C81"/>
    <w:rsid w:val="3C79FDFF"/>
    <w:rsid w:val="3CB99793"/>
    <w:rsid w:val="3D0F6538"/>
    <w:rsid w:val="3DA010B1"/>
    <w:rsid w:val="3DB3E64B"/>
    <w:rsid w:val="3DCB743C"/>
    <w:rsid w:val="3E02A127"/>
    <w:rsid w:val="3E181D19"/>
    <w:rsid w:val="3E2EF6BD"/>
    <w:rsid w:val="3EBB7451"/>
    <w:rsid w:val="3EC3A7C3"/>
    <w:rsid w:val="3F026E16"/>
    <w:rsid w:val="3F2C0701"/>
    <w:rsid w:val="409B0CB1"/>
    <w:rsid w:val="409DD9D0"/>
    <w:rsid w:val="40A2E8DB"/>
    <w:rsid w:val="40CEA827"/>
    <w:rsid w:val="40D5B8B2"/>
    <w:rsid w:val="40EE7BF0"/>
    <w:rsid w:val="41CFD51C"/>
    <w:rsid w:val="42091547"/>
    <w:rsid w:val="4287EE71"/>
    <w:rsid w:val="4299F391"/>
    <w:rsid w:val="43130B3F"/>
    <w:rsid w:val="43509A4F"/>
    <w:rsid w:val="43996C4D"/>
    <w:rsid w:val="4456D8DA"/>
    <w:rsid w:val="445AD4E9"/>
    <w:rsid w:val="44A882AC"/>
    <w:rsid w:val="455D74D3"/>
    <w:rsid w:val="45DC1C27"/>
    <w:rsid w:val="463D0797"/>
    <w:rsid w:val="4793A49B"/>
    <w:rsid w:val="47E34A9C"/>
    <w:rsid w:val="485BD56A"/>
    <w:rsid w:val="48C07F80"/>
    <w:rsid w:val="49132571"/>
    <w:rsid w:val="493D88A5"/>
    <w:rsid w:val="49A4F582"/>
    <w:rsid w:val="4A1F9BF8"/>
    <w:rsid w:val="4B3ED00F"/>
    <w:rsid w:val="4BB71ACA"/>
    <w:rsid w:val="4C2D0B4A"/>
    <w:rsid w:val="4C8015E2"/>
    <w:rsid w:val="4CCF9701"/>
    <w:rsid w:val="4CD11CA9"/>
    <w:rsid w:val="4CD48140"/>
    <w:rsid w:val="4D540F5C"/>
    <w:rsid w:val="4D9768C6"/>
    <w:rsid w:val="4DA01461"/>
    <w:rsid w:val="4E744318"/>
    <w:rsid w:val="4EBAFB07"/>
    <w:rsid w:val="4EDFABC4"/>
    <w:rsid w:val="4EF30D1B"/>
    <w:rsid w:val="4EFF04DC"/>
    <w:rsid w:val="4F32B65C"/>
    <w:rsid w:val="4FB84E1C"/>
    <w:rsid w:val="4FEA0663"/>
    <w:rsid w:val="5024B2E7"/>
    <w:rsid w:val="502DCE62"/>
    <w:rsid w:val="517E4EE0"/>
    <w:rsid w:val="51BB2602"/>
    <w:rsid w:val="52EFD494"/>
    <w:rsid w:val="532B64B0"/>
    <w:rsid w:val="53A528B2"/>
    <w:rsid w:val="53EA0AC5"/>
    <w:rsid w:val="541633AA"/>
    <w:rsid w:val="543ADF30"/>
    <w:rsid w:val="54A58863"/>
    <w:rsid w:val="54E8AEA0"/>
    <w:rsid w:val="55ED7A94"/>
    <w:rsid w:val="563D5D78"/>
    <w:rsid w:val="566E4BFC"/>
    <w:rsid w:val="569A3C0C"/>
    <w:rsid w:val="56C84700"/>
    <w:rsid w:val="571CE52F"/>
    <w:rsid w:val="5778EADB"/>
    <w:rsid w:val="57CEA68B"/>
    <w:rsid w:val="588A2477"/>
    <w:rsid w:val="58A1EB13"/>
    <w:rsid w:val="59CBF9D4"/>
    <w:rsid w:val="5A0BD2AC"/>
    <w:rsid w:val="5A600896"/>
    <w:rsid w:val="5AC63B5E"/>
    <w:rsid w:val="5CBEA3A7"/>
    <w:rsid w:val="5CEE9681"/>
    <w:rsid w:val="5CF0CBA2"/>
    <w:rsid w:val="5DD316DB"/>
    <w:rsid w:val="600BDFF6"/>
    <w:rsid w:val="60286C64"/>
    <w:rsid w:val="607A4892"/>
    <w:rsid w:val="613BB12E"/>
    <w:rsid w:val="6198C439"/>
    <w:rsid w:val="62262E28"/>
    <w:rsid w:val="623D2228"/>
    <w:rsid w:val="6248BF2D"/>
    <w:rsid w:val="62749CE6"/>
    <w:rsid w:val="62DC141B"/>
    <w:rsid w:val="6367FA37"/>
    <w:rsid w:val="6416A5D4"/>
    <w:rsid w:val="643E0241"/>
    <w:rsid w:val="6477E47C"/>
    <w:rsid w:val="64F32739"/>
    <w:rsid w:val="64FBDD87"/>
    <w:rsid w:val="654493A2"/>
    <w:rsid w:val="6553996C"/>
    <w:rsid w:val="656B055F"/>
    <w:rsid w:val="65C7360A"/>
    <w:rsid w:val="6619D163"/>
    <w:rsid w:val="667E8611"/>
    <w:rsid w:val="66A12E90"/>
    <w:rsid w:val="676BBD3F"/>
    <w:rsid w:val="67B73FF3"/>
    <w:rsid w:val="67F0801E"/>
    <w:rsid w:val="6805E9D5"/>
    <w:rsid w:val="69CF4EAA"/>
    <w:rsid w:val="6A003357"/>
    <w:rsid w:val="6B20D03E"/>
    <w:rsid w:val="6B376379"/>
    <w:rsid w:val="6CD85ED9"/>
    <w:rsid w:val="6D182AC9"/>
    <w:rsid w:val="6DD04519"/>
    <w:rsid w:val="6DDFEC59"/>
    <w:rsid w:val="6E9BE5EB"/>
    <w:rsid w:val="6ED6499A"/>
    <w:rsid w:val="6F3B7557"/>
    <w:rsid w:val="6F4439AE"/>
    <w:rsid w:val="70C0F6AE"/>
    <w:rsid w:val="70F13064"/>
    <w:rsid w:val="714A0B0A"/>
    <w:rsid w:val="71DDBB14"/>
    <w:rsid w:val="72527CA4"/>
    <w:rsid w:val="72CF51FD"/>
    <w:rsid w:val="7324BA75"/>
    <w:rsid w:val="738CC89C"/>
    <w:rsid w:val="73BDC98A"/>
    <w:rsid w:val="7434A434"/>
    <w:rsid w:val="7499B3EC"/>
    <w:rsid w:val="74C31A8C"/>
    <w:rsid w:val="752898FD"/>
    <w:rsid w:val="755D4021"/>
    <w:rsid w:val="7592F477"/>
    <w:rsid w:val="75ED33E5"/>
    <w:rsid w:val="76065C42"/>
    <w:rsid w:val="78032A76"/>
    <w:rsid w:val="780FD920"/>
    <w:rsid w:val="79862E0C"/>
    <w:rsid w:val="7A52555E"/>
    <w:rsid w:val="7A7C12C0"/>
    <w:rsid w:val="7AC463AE"/>
    <w:rsid w:val="7AE79F16"/>
    <w:rsid w:val="7B2FCC5A"/>
    <w:rsid w:val="7B651C09"/>
    <w:rsid w:val="7BA97B80"/>
    <w:rsid w:val="7BDD04C7"/>
    <w:rsid w:val="7C30D8AD"/>
    <w:rsid w:val="7C407FED"/>
    <w:rsid w:val="7C5BDD6B"/>
    <w:rsid w:val="7DF61ABB"/>
    <w:rsid w:val="7E59063B"/>
    <w:rsid w:val="7ED418C2"/>
    <w:rsid w:val="7EE77536"/>
    <w:rsid w:val="7F0DE6F3"/>
    <w:rsid w:val="7F895C81"/>
    <w:rsid w:val="7F937E2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DBA1E"/>
  <w15:chartTrackingRefBased/>
  <w15:docId w15:val="{ADDCF0C2-24F4-0449-ACC9-AD2209E3A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normaltextrun">
    <w:name w:val="normaltextrun"/>
    <w:basedOn w:val="Fuentedeprrafopredeter"/>
    <w:rsid w:val="009B0069"/>
  </w:style>
  <w:style w:type="character" w:customStyle="1" w:styleId="eop">
    <w:name w:val="eop"/>
    <w:basedOn w:val="Fuentedeprrafopredeter"/>
    <w:rsid w:val="009B0069"/>
  </w:style>
  <w:style w:type="character" w:styleId="Textodelmarcadordeposicin">
    <w:name w:val="Placeholder Text"/>
    <w:basedOn w:val="Fuentedeprrafopredeter"/>
    <w:uiPriority w:val="99"/>
    <w:semiHidden/>
    <w:rsid w:val="004601E1"/>
    <w:rPr>
      <w:color w:val="808080"/>
    </w:rPr>
  </w:style>
  <w:style w:type="character" w:styleId="Hipervnculo">
    <w:name w:val="Hyperlink"/>
    <w:basedOn w:val="Fuentedeprrafopredeter"/>
    <w:uiPriority w:val="99"/>
    <w:unhideWhenUsed/>
    <w:rsid w:val="00480572"/>
    <w:rPr>
      <w:color w:val="0563C1" w:themeColor="hyperlink"/>
      <w:u w:val="single"/>
    </w:rPr>
  </w:style>
  <w:style w:type="character" w:styleId="Mencinsinresolver">
    <w:name w:val="Unresolved Mention"/>
    <w:basedOn w:val="Fuentedeprrafopredeter"/>
    <w:uiPriority w:val="99"/>
    <w:semiHidden/>
    <w:unhideWhenUsed/>
    <w:rsid w:val="00480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Randresil/BDML_PS2" TargetMode="External"/><Relationship Id="rId3" Type="http://schemas.openxmlformats.org/officeDocument/2006/relationships/styles" Target="styles.xml"/><Relationship Id="rId7" Type="http://schemas.openxmlformats.org/officeDocument/2006/relationships/hyperlink" Target="https://github.com/Randresil/BDML_PS2"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AAF36-C841-BA4E-8FC2-7BFE7B024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3146</Words>
  <Characters>17308</Characters>
  <Application>Microsoft Office Word</Application>
  <DocSecurity>0</DocSecurity>
  <Lines>144</Lines>
  <Paragraphs>40</Paragraphs>
  <ScaleCrop>false</ScaleCrop>
  <Company/>
  <LinksUpToDate>false</LinksUpToDate>
  <CharactersWithSpaces>20414</CharactersWithSpaces>
  <SharedDoc>false</SharedDoc>
  <HLinks>
    <vt:vector size="12" baseType="variant">
      <vt:variant>
        <vt:i4>3014678</vt:i4>
      </vt:variant>
      <vt:variant>
        <vt:i4>3</vt:i4>
      </vt:variant>
      <vt:variant>
        <vt:i4>0</vt:i4>
      </vt:variant>
      <vt:variant>
        <vt:i4>5</vt:i4>
      </vt:variant>
      <vt:variant>
        <vt:lpwstr>https://github.com/Randresil/BDML_PS2</vt:lpwstr>
      </vt:variant>
      <vt:variant>
        <vt:lpwstr/>
      </vt:variant>
      <vt:variant>
        <vt:i4>3014678</vt:i4>
      </vt:variant>
      <vt:variant>
        <vt:i4>0</vt:i4>
      </vt:variant>
      <vt:variant>
        <vt:i4>0</vt:i4>
      </vt:variant>
      <vt:variant>
        <vt:i4>5</vt:i4>
      </vt:variant>
      <vt:variant>
        <vt:lpwstr>https://github.com/Randresil/BDML_PS2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 Amar</dc:creator>
  <cp:keywords/>
  <dc:description/>
  <cp:lastModifiedBy>Ricardo Andres Silva Torres</cp:lastModifiedBy>
  <cp:revision>2</cp:revision>
  <dcterms:created xsi:type="dcterms:W3CDTF">2023-10-30T22:47:00Z</dcterms:created>
  <dcterms:modified xsi:type="dcterms:W3CDTF">2023-10-30T22:47:00Z</dcterms:modified>
</cp:coreProperties>
</file>